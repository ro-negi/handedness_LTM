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4817E975" w:rsidR="00FB0C23" w:rsidRDefault="000F11BA">
      <w:pPr>
        <w:jc w:val="both"/>
        <w:rPr>
          <w:rFonts w:ascii="Calibri" w:eastAsia="Calibri" w:hAnsi="Calibri" w:cs="Calibri"/>
          <w:sz w:val="24"/>
          <w:szCs w:val="24"/>
        </w:rPr>
      </w:pPr>
      <w:del w:id="0" w:author="Lydia Luncz" w:date="2026-01-22T10:02:00Z">
        <w:r w:rsidDel="003E312A">
          <w:rPr>
            <w:rFonts w:ascii="Calibri" w:eastAsia="Calibri" w:hAnsi="Calibri" w:cs="Calibri"/>
            <w:sz w:val="24"/>
            <w:szCs w:val="24"/>
          </w:rPr>
          <w:delText xml:space="preserve">Working title: “When Handedness Differs, Foragers Align: </w:delText>
        </w:r>
      </w:del>
      <w:r>
        <w:rPr>
          <w:rFonts w:ascii="Calibri" w:eastAsia="Calibri" w:hAnsi="Calibri" w:cs="Calibri"/>
          <w:sz w:val="24"/>
          <w:szCs w:val="24"/>
        </w:rPr>
        <w:t>Task Complexity and the Social Consequences of Handedness in Wild Macaques”</w:t>
      </w:r>
    </w:p>
    <w:p w14:paraId="00000002" w14:textId="77777777" w:rsidR="00FB0C23" w:rsidRDefault="00FB0C23">
      <w:pPr>
        <w:jc w:val="both"/>
        <w:rPr>
          <w:rFonts w:ascii="Calibri" w:eastAsia="Calibri" w:hAnsi="Calibri" w:cs="Calibri"/>
          <w:sz w:val="24"/>
          <w:szCs w:val="24"/>
        </w:rPr>
      </w:pPr>
    </w:p>
    <w:p w14:paraId="00000003" w14:textId="565C3577" w:rsidR="00FB0C23" w:rsidRDefault="000F11BA">
      <w:pPr>
        <w:jc w:val="both"/>
        <w:rPr>
          <w:rFonts w:ascii="Calibri" w:eastAsia="Calibri" w:hAnsi="Calibri" w:cs="Calibri"/>
          <w:sz w:val="24"/>
          <w:szCs w:val="24"/>
        </w:rPr>
      </w:pPr>
      <w:r>
        <w:rPr>
          <w:rFonts w:ascii="Calibri" w:eastAsia="Calibri" w:hAnsi="Calibri" w:cs="Calibri"/>
          <w:sz w:val="24"/>
          <w:szCs w:val="24"/>
        </w:rPr>
        <w:t xml:space="preserve">Preliminary author list - Rohit Negi, </w:t>
      </w:r>
      <w:proofErr w:type="spellStart"/>
      <w:r>
        <w:rPr>
          <w:rFonts w:ascii="Calibri" w:eastAsia="Calibri" w:hAnsi="Calibri" w:cs="Calibri"/>
          <w:sz w:val="24"/>
          <w:szCs w:val="24"/>
        </w:rPr>
        <w:t>Suchinda</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Malaivijitnond</w:t>
      </w:r>
      <w:proofErr w:type="spellEnd"/>
      <w:r>
        <w:rPr>
          <w:rFonts w:ascii="Calibri" w:eastAsia="Calibri" w:hAnsi="Calibri" w:cs="Calibri"/>
          <w:sz w:val="24"/>
          <w:szCs w:val="24"/>
        </w:rPr>
        <w:t>, Lydia</w:t>
      </w:r>
      <w:ins w:id="1" w:author="Lydia Luncz" w:date="2026-01-22T10:02:00Z">
        <w:r w:rsidR="003E312A">
          <w:rPr>
            <w:rFonts w:ascii="Calibri" w:eastAsia="Calibri" w:hAnsi="Calibri" w:cs="Calibri"/>
            <w:sz w:val="24"/>
            <w:szCs w:val="24"/>
          </w:rPr>
          <w:t xml:space="preserve"> V.</w:t>
        </w:r>
      </w:ins>
      <w:r>
        <w:rPr>
          <w:rFonts w:ascii="Calibri" w:eastAsia="Calibri" w:hAnsi="Calibri" w:cs="Calibri"/>
          <w:sz w:val="24"/>
          <w:szCs w:val="24"/>
        </w:rPr>
        <w:t xml:space="preserve"> Luncz</w:t>
      </w:r>
    </w:p>
    <w:p w14:paraId="00000004" w14:textId="42A9C5C1" w:rsidR="00FB0C23" w:rsidRDefault="003E312A">
      <w:pPr>
        <w:jc w:val="both"/>
        <w:rPr>
          <w:ins w:id="2" w:author="Lydia Luncz" w:date="2026-01-22T10:03:00Z"/>
          <w:rFonts w:ascii="Calibri" w:eastAsia="Calibri" w:hAnsi="Calibri" w:cs="Calibri"/>
          <w:sz w:val="24"/>
          <w:szCs w:val="24"/>
        </w:rPr>
      </w:pPr>
      <w:ins w:id="3" w:author="Lydia Luncz" w:date="2026-01-22T10:02:00Z">
        <w:r>
          <w:rPr>
            <w:rFonts w:ascii="Calibri" w:eastAsia="Calibri" w:hAnsi="Calibri" w:cs="Calibri"/>
            <w:sz w:val="24"/>
            <w:szCs w:val="24"/>
          </w:rPr>
          <w:t>Needs key wor</w:t>
        </w:r>
      </w:ins>
      <w:ins w:id="4" w:author="Lydia Luncz" w:date="2026-01-22T10:03:00Z">
        <w:r>
          <w:rPr>
            <w:rFonts w:ascii="Calibri" w:eastAsia="Calibri" w:hAnsi="Calibri" w:cs="Calibri"/>
            <w:sz w:val="24"/>
            <w:szCs w:val="24"/>
          </w:rPr>
          <w:t>ds</w:t>
        </w:r>
      </w:ins>
    </w:p>
    <w:p w14:paraId="06145742" w14:textId="750574C3" w:rsidR="003E312A" w:rsidRDefault="003E312A">
      <w:pPr>
        <w:jc w:val="both"/>
        <w:rPr>
          <w:ins w:id="5" w:author="Lydia Luncz" w:date="2026-01-22T10:03:00Z"/>
          <w:rFonts w:ascii="Calibri" w:eastAsia="Calibri" w:hAnsi="Calibri" w:cs="Calibri"/>
          <w:sz w:val="24"/>
          <w:szCs w:val="24"/>
        </w:rPr>
      </w:pPr>
      <w:ins w:id="6" w:author="Lydia Luncz" w:date="2026-01-22T10:03:00Z">
        <w:r>
          <w:rPr>
            <w:rFonts w:ascii="Calibri" w:eastAsia="Calibri" w:hAnsi="Calibri" w:cs="Calibri"/>
            <w:sz w:val="24"/>
            <w:szCs w:val="24"/>
          </w:rPr>
          <w:t>Needs our affiliations</w:t>
        </w:r>
      </w:ins>
    </w:p>
    <w:p w14:paraId="6D5D5B17" w14:textId="577FCE5A" w:rsidR="003E312A" w:rsidRDefault="003E312A">
      <w:pPr>
        <w:jc w:val="both"/>
        <w:rPr>
          <w:ins w:id="7" w:author="Lydia Luncz" w:date="2026-01-22T10:03:00Z"/>
          <w:rFonts w:ascii="Calibri" w:eastAsia="Calibri" w:hAnsi="Calibri" w:cs="Calibri"/>
          <w:sz w:val="24"/>
          <w:szCs w:val="24"/>
        </w:rPr>
      </w:pPr>
      <w:ins w:id="8" w:author="Lydia Luncz" w:date="2026-01-22T10:03:00Z">
        <w:r>
          <w:rPr>
            <w:rFonts w:ascii="Calibri" w:eastAsia="Calibri" w:hAnsi="Calibri" w:cs="Calibri"/>
            <w:sz w:val="24"/>
            <w:szCs w:val="24"/>
          </w:rPr>
          <w:t>Needs corresponding author</w:t>
        </w:r>
      </w:ins>
    </w:p>
    <w:p w14:paraId="5D1C2FD4" w14:textId="77777777" w:rsidR="003E312A" w:rsidRDefault="003E312A">
      <w:pPr>
        <w:jc w:val="both"/>
        <w:rPr>
          <w:ins w:id="9" w:author="Lydia Luncz" w:date="2026-01-22T10:02:00Z"/>
          <w:rFonts w:ascii="Calibri" w:eastAsia="Calibri" w:hAnsi="Calibri" w:cs="Calibri"/>
          <w:sz w:val="24"/>
          <w:szCs w:val="24"/>
        </w:rPr>
      </w:pPr>
    </w:p>
    <w:p w14:paraId="0D5F2271" w14:textId="77777777" w:rsidR="003E312A" w:rsidRDefault="003E312A">
      <w:pPr>
        <w:jc w:val="both"/>
        <w:rPr>
          <w:rFonts w:ascii="Calibri" w:eastAsia="Calibri" w:hAnsi="Calibri" w:cs="Calibri"/>
          <w:sz w:val="24"/>
          <w:szCs w:val="24"/>
        </w:rPr>
      </w:pPr>
    </w:p>
    <w:p w14:paraId="00000005" w14:textId="77777777" w:rsidR="00FB0C23" w:rsidRDefault="000F11BA">
      <w:pPr>
        <w:jc w:val="both"/>
        <w:rPr>
          <w:rFonts w:ascii="Calibri" w:eastAsia="Calibri" w:hAnsi="Calibri" w:cs="Calibri"/>
          <w:sz w:val="24"/>
          <w:szCs w:val="24"/>
        </w:rPr>
      </w:pPr>
      <w:r>
        <w:rPr>
          <w:rFonts w:ascii="Calibri" w:eastAsia="Calibri" w:hAnsi="Calibri" w:cs="Calibri"/>
          <w:sz w:val="24"/>
          <w:szCs w:val="24"/>
        </w:rPr>
        <w:t xml:space="preserve">Introduction </w:t>
      </w:r>
    </w:p>
    <w:p w14:paraId="00000006" w14:textId="77777777" w:rsidR="00FB0C23" w:rsidRDefault="00FB0C23">
      <w:pPr>
        <w:jc w:val="both"/>
        <w:rPr>
          <w:rFonts w:ascii="Calibri" w:eastAsia="Calibri" w:hAnsi="Calibri" w:cs="Calibri"/>
          <w:sz w:val="24"/>
          <w:szCs w:val="24"/>
        </w:rPr>
      </w:pPr>
    </w:p>
    <w:p w14:paraId="00000007" w14:textId="77777777" w:rsidR="00FB0C23" w:rsidRDefault="000F11BA">
      <w:pPr>
        <w:numPr>
          <w:ilvl w:val="0"/>
          <w:numId w:val="7"/>
        </w:numPr>
        <w:jc w:val="both"/>
        <w:rPr>
          <w:rFonts w:ascii="Calibri" w:eastAsia="Calibri" w:hAnsi="Calibri" w:cs="Calibri"/>
          <w:sz w:val="24"/>
          <w:szCs w:val="24"/>
        </w:rPr>
      </w:pPr>
      <w:r>
        <w:rPr>
          <w:rFonts w:ascii="Calibri" w:eastAsia="Calibri" w:hAnsi="Calibri" w:cs="Calibri"/>
          <w:sz w:val="24"/>
          <w:szCs w:val="24"/>
        </w:rPr>
        <w:t>Handedness in humans and why it is important to study it</w:t>
      </w:r>
    </w:p>
    <w:p w14:paraId="00000008" w14:textId="145FA732" w:rsidR="00FB0C23" w:rsidRDefault="000F11BA">
      <w:pPr>
        <w:jc w:val="both"/>
        <w:rPr>
          <w:rFonts w:ascii="Calibri" w:eastAsia="Calibri" w:hAnsi="Calibri" w:cs="Calibri"/>
          <w:sz w:val="24"/>
          <w:szCs w:val="24"/>
        </w:rPr>
      </w:pPr>
      <w:r>
        <w:rPr>
          <w:rFonts w:ascii="Calibri" w:eastAsia="Calibri" w:hAnsi="Calibri" w:cs="Calibri"/>
          <w:sz w:val="24"/>
          <w:szCs w:val="24"/>
        </w:rPr>
        <w:t xml:space="preserve">Across all human societies, there is a strong propensity for behavioral lateralization, most clearly expressed as a population-level right-hand preference for skilled, coordinated, and sequential manual actions </w:t>
      </w:r>
      <w:hyperlink r:id="rId5">
        <w:r>
          <w:rPr>
            <w:rFonts w:ascii="Calibri" w:eastAsia="Calibri" w:hAnsi="Calibri" w:cs="Calibri"/>
            <w:sz w:val="24"/>
            <w:szCs w:val="24"/>
          </w:rPr>
          <w:t>(</w:t>
        </w:r>
        <w:proofErr w:type="spellStart"/>
        <w:r>
          <w:rPr>
            <w:rFonts w:ascii="Calibri" w:eastAsia="Calibri" w:hAnsi="Calibri" w:cs="Calibri"/>
            <w:sz w:val="24"/>
            <w:szCs w:val="24"/>
          </w:rPr>
          <w:t>Papadatou-Pastou</w:t>
        </w:r>
        <w:proofErr w:type="spellEnd"/>
        <w:r>
          <w:rPr>
            <w:rFonts w:ascii="Calibri" w:eastAsia="Calibri" w:hAnsi="Calibri" w:cs="Calibri"/>
            <w:sz w:val="24"/>
            <w:szCs w:val="24"/>
          </w:rPr>
          <w:t xml:space="preserve"> et al., 2020)</w:t>
        </w:r>
      </w:hyperlink>
      <w:r>
        <w:rPr>
          <w:rFonts w:ascii="Calibri" w:eastAsia="Calibri" w:hAnsi="Calibri" w:cs="Calibri"/>
          <w:sz w:val="24"/>
          <w:szCs w:val="24"/>
        </w:rPr>
        <w:t xml:space="preserve">. </w:t>
      </w:r>
      <w:commentRangeStart w:id="10"/>
      <w:del w:id="11" w:author="Lydia Luncz" w:date="2026-01-22T10:05:00Z">
        <w:r w:rsidDel="003E312A">
          <w:rPr>
            <w:rFonts w:ascii="Calibri" w:eastAsia="Calibri" w:hAnsi="Calibri" w:cs="Calibri"/>
            <w:sz w:val="24"/>
            <w:szCs w:val="24"/>
          </w:rPr>
          <w:delText xml:space="preserve">This widespread bias is facilitated by lateralized organization of the human brain, which operates contralaterally, meaning that the left hemisphere controls the right side of the body and vice versa </w:delText>
        </w:r>
        <w:r w:rsidR="00E834AB" w:rsidDel="003E312A">
          <w:fldChar w:fldCharType="begin"/>
        </w:r>
        <w:r w:rsidR="00E834AB" w:rsidDel="003E312A">
          <w:delInstrText xml:space="preserve"> HYPERLINK "https://www.zotero.org/google-docs/?p4IhYb" \h </w:delInstrText>
        </w:r>
        <w:r w:rsidR="00E834AB" w:rsidDel="003E312A">
          <w:fldChar w:fldCharType="separate"/>
        </w:r>
        <w:r w:rsidDel="003E312A">
          <w:rPr>
            <w:rFonts w:ascii="Calibri" w:eastAsia="Calibri" w:hAnsi="Calibri" w:cs="Calibri"/>
            <w:sz w:val="24"/>
            <w:szCs w:val="24"/>
          </w:rPr>
          <w:delText>(Mintzberg, 2003)</w:delText>
        </w:r>
        <w:r w:rsidR="00E834AB" w:rsidDel="003E312A">
          <w:rPr>
            <w:rFonts w:ascii="Calibri" w:eastAsia="Calibri" w:hAnsi="Calibri" w:cs="Calibri"/>
            <w:sz w:val="24"/>
            <w:szCs w:val="24"/>
          </w:rPr>
          <w:fldChar w:fldCharType="end"/>
        </w:r>
        <w:r w:rsidDel="003E312A">
          <w:rPr>
            <w:rFonts w:ascii="Calibri" w:eastAsia="Calibri" w:hAnsi="Calibri" w:cs="Calibri"/>
            <w:sz w:val="24"/>
            <w:szCs w:val="24"/>
          </w:rPr>
          <w:delText xml:space="preserve">. </w:delText>
        </w:r>
      </w:del>
      <w:del w:id="12" w:author="Lydia Luncz" w:date="2026-01-22T10:04:00Z">
        <w:r w:rsidDel="003E312A">
          <w:rPr>
            <w:rFonts w:ascii="Calibri" w:eastAsia="Calibri" w:hAnsi="Calibri" w:cs="Calibri"/>
            <w:sz w:val="24"/>
            <w:szCs w:val="24"/>
          </w:rPr>
          <w:delText xml:space="preserve">The left hemisphere, which predominantly governs fine motor sequencing, also supports the core neural systems underlying language </w:delText>
        </w:r>
        <w:r w:rsidR="00E834AB" w:rsidDel="003E312A">
          <w:fldChar w:fldCharType="begin"/>
        </w:r>
        <w:r w:rsidR="00E834AB" w:rsidDel="003E312A">
          <w:delInstrText xml:space="preserve"> HYPERLINK "https://www.zotero.org/google-docs/?fwDadq" \h </w:delInstrText>
        </w:r>
        <w:r w:rsidR="00E834AB" w:rsidDel="003E312A">
          <w:fldChar w:fldCharType="separate"/>
        </w:r>
        <w:r w:rsidDel="003E312A">
          <w:rPr>
            <w:rFonts w:ascii="Calibri" w:eastAsia="Calibri" w:hAnsi="Calibri" w:cs="Calibri"/>
            <w:sz w:val="24"/>
            <w:szCs w:val="24"/>
          </w:rPr>
          <w:delText>(Dick et al., 2019)</w:delText>
        </w:r>
        <w:r w:rsidR="00E834AB" w:rsidDel="003E312A">
          <w:rPr>
            <w:rFonts w:ascii="Calibri" w:eastAsia="Calibri" w:hAnsi="Calibri" w:cs="Calibri"/>
            <w:sz w:val="24"/>
            <w:szCs w:val="24"/>
          </w:rPr>
          <w:fldChar w:fldCharType="end"/>
        </w:r>
        <w:r w:rsidDel="003E312A">
          <w:rPr>
            <w:rFonts w:ascii="Calibri" w:eastAsia="Calibri" w:hAnsi="Calibri" w:cs="Calibri"/>
            <w:sz w:val="24"/>
            <w:szCs w:val="24"/>
          </w:rPr>
          <w:delText xml:space="preserve">. Although these two domains are not perfectly coupled, both rely on left-hemispheric specialization, and language may have emerged within a broader neural architecture that was already lateralized in ancestral primates </w:delText>
        </w:r>
        <w:r w:rsidR="00E834AB" w:rsidDel="003E312A">
          <w:fldChar w:fldCharType="begin"/>
        </w:r>
        <w:r w:rsidR="00E834AB" w:rsidDel="003E312A">
          <w:delInstrText xml:space="preserve"> HYPERLINK "https://www.zotero.org/google-docs/?yBWcMK" \h </w:delInstrText>
        </w:r>
        <w:r w:rsidR="00E834AB" w:rsidDel="003E312A">
          <w:fldChar w:fldCharType="separate"/>
        </w:r>
        <w:r w:rsidDel="003E312A">
          <w:rPr>
            <w:rFonts w:ascii="Calibri" w:eastAsia="Calibri" w:hAnsi="Calibri" w:cs="Calibri"/>
            <w:sz w:val="24"/>
            <w:szCs w:val="24"/>
          </w:rPr>
          <w:delText>(Becker et al., 2022; Ocklenburg et al., 2025)</w:delText>
        </w:r>
        <w:r w:rsidR="00E834AB" w:rsidDel="003E312A">
          <w:rPr>
            <w:rFonts w:ascii="Calibri" w:eastAsia="Calibri" w:hAnsi="Calibri" w:cs="Calibri"/>
            <w:sz w:val="24"/>
            <w:szCs w:val="24"/>
          </w:rPr>
          <w:fldChar w:fldCharType="end"/>
        </w:r>
        <w:r w:rsidDel="003E312A">
          <w:rPr>
            <w:rFonts w:ascii="Calibri" w:eastAsia="Calibri" w:hAnsi="Calibri" w:cs="Calibri"/>
            <w:sz w:val="24"/>
            <w:szCs w:val="24"/>
          </w:rPr>
          <w:delText xml:space="preserve">. </w:delText>
        </w:r>
      </w:del>
      <w:del w:id="13" w:author="Lydia Luncz" w:date="2026-01-22T10:05:00Z">
        <w:r w:rsidDel="003E312A">
          <w:rPr>
            <w:rFonts w:ascii="Calibri" w:eastAsia="Calibri" w:hAnsi="Calibri" w:cs="Calibri"/>
            <w:sz w:val="24"/>
            <w:szCs w:val="24"/>
          </w:rPr>
          <w:delText xml:space="preserve">Handedness therefore offers an informative window into the broader neural and evolutionary architecture of hemispheric specialization in our species. </w:delText>
        </w:r>
      </w:del>
      <w:commentRangeEnd w:id="10"/>
      <w:r w:rsidR="003E312A">
        <w:rPr>
          <w:rStyle w:val="CommentReference"/>
        </w:rPr>
        <w:commentReference w:id="10"/>
      </w:r>
    </w:p>
    <w:p w14:paraId="00000009" w14:textId="77777777" w:rsidR="00FB0C23" w:rsidRDefault="00FB0C23">
      <w:pPr>
        <w:jc w:val="both"/>
        <w:rPr>
          <w:rFonts w:ascii="Calibri" w:eastAsia="Calibri" w:hAnsi="Calibri" w:cs="Calibri"/>
          <w:sz w:val="24"/>
          <w:szCs w:val="24"/>
        </w:rPr>
      </w:pPr>
    </w:p>
    <w:p w14:paraId="0000000A" w14:textId="77777777" w:rsidR="00FB0C23" w:rsidRDefault="000F11BA">
      <w:pPr>
        <w:numPr>
          <w:ilvl w:val="0"/>
          <w:numId w:val="1"/>
        </w:numPr>
        <w:jc w:val="both"/>
        <w:rPr>
          <w:rFonts w:ascii="Calibri" w:eastAsia="Calibri" w:hAnsi="Calibri" w:cs="Calibri"/>
          <w:sz w:val="24"/>
          <w:szCs w:val="24"/>
        </w:rPr>
      </w:pPr>
      <w:commentRangeStart w:id="14"/>
      <w:r>
        <w:rPr>
          <w:rFonts w:ascii="Calibri" w:eastAsia="Calibri" w:hAnsi="Calibri" w:cs="Calibri"/>
          <w:sz w:val="24"/>
          <w:szCs w:val="24"/>
        </w:rPr>
        <w:t xml:space="preserve">Levels of Handedness </w:t>
      </w:r>
    </w:p>
    <w:p w14:paraId="0000000B" w14:textId="77777777" w:rsidR="00FB0C23" w:rsidRDefault="000F11BA">
      <w:pPr>
        <w:jc w:val="both"/>
        <w:rPr>
          <w:rFonts w:ascii="Calibri" w:eastAsia="Calibri" w:hAnsi="Calibri" w:cs="Calibri"/>
          <w:sz w:val="24"/>
          <w:szCs w:val="24"/>
        </w:rPr>
      </w:pPr>
      <w:r>
        <w:rPr>
          <w:rFonts w:ascii="Calibri" w:eastAsia="Calibri" w:hAnsi="Calibri" w:cs="Calibri"/>
          <w:sz w:val="24"/>
          <w:szCs w:val="24"/>
        </w:rPr>
        <w:t>Interpreting the evolutionary significance of these patterns requires a clear framework for the levels at which handedness can be expressed. Handedness may occur at three biological levels: absence of handedness wherein all members of the population prefer to use both the right and the left limb with equal probability; individual-level handedness wherein some individuals only use the right limb, while others only prefer the left, but there is no asymmetry at the population level and finally population-level handedness wherein the majority of the population prefers one side (</w:t>
      </w:r>
      <w:proofErr w:type="spellStart"/>
      <w:r>
        <w:rPr>
          <w:rFonts w:ascii="Calibri" w:eastAsia="Calibri" w:hAnsi="Calibri" w:cs="Calibri"/>
          <w:sz w:val="24"/>
          <w:szCs w:val="24"/>
        </w:rPr>
        <w:t>Ströckens</w:t>
      </w:r>
      <w:proofErr w:type="spellEnd"/>
      <w:r>
        <w:rPr>
          <w:rFonts w:ascii="Calibri" w:eastAsia="Calibri" w:hAnsi="Calibri" w:cs="Calibri"/>
          <w:sz w:val="24"/>
          <w:szCs w:val="24"/>
        </w:rPr>
        <w:t xml:space="preserve"> et al., 2013). Distinguishing these levels is essential for interpreting comparative patterns and for identifying the selective pressures that shape them. </w:t>
      </w:r>
      <w:commentRangeEnd w:id="14"/>
      <w:r w:rsidR="00A4554C">
        <w:rPr>
          <w:rStyle w:val="CommentReference"/>
        </w:rPr>
        <w:commentReference w:id="14"/>
      </w:r>
    </w:p>
    <w:p w14:paraId="0000000C" w14:textId="77777777" w:rsidR="00FB0C23" w:rsidRDefault="00FB0C23">
      <w:pPr>
        <w:jc w:val="both"/>
        <w:rPr>
          <w:rFonts w:ascii="Calibri" w:eastAsia="Calibri" w:hAnsi="Calibri" w:cs="Calibri"/>
          <w:sz w:val="24"/>
          <w:szCs w:val="24"/>
        </w:rPr>
      </w:pPr>
    </w:p>
    <w:p w14:paraId="0000000D" w14:textId="77777777" w:rsidR="00FB0C23" w:rsidRDefault="000F11BA">
      <w:pPr>
        <w:numPr>
          <w:ilvl w:val="0"/>
          <w:numId w:val="1"/>
        </w:numPr>
        <w:jc w:val="both"/>
        <w:rPr>
          <w:rFonts w:ascii="Calibri" w:eastAsia="Calibri" w:hAnsi="Calibri" w:cs="Calibri"/>
          <w:sz w:val="24"/>
          <w:szCs w:val="24"/>
        </w:rPr>
      </w:pPr>
      <w:commentRangeStart w:id="15"/>
      <w:r>
        <w:rPr>
          <w:rFonts w:ascii="Calibri" w:eastAsia="Calibri" w:hAnsi="Calibri" w:cs="Calibri"/>
          <w:sz w:val="24"/>
          <w:szCs w:val="24"/>
        </w:rPr>
        <w:t xml:space="preserve">First evidence of handedness </w:t>
      </w:r>
      <w:commentRangeEnd w:id="15"/>
      <w:r w:rsidR="00A4554C">
        <w:rPr>
          <w:rStyle w:val="CommentReference"/>
        </w:rPr>
        <w:commentReference w:id="15"/>
      </w:r>
    </w:p>
    <w:p w14:paraId="0000000E" w14:textId="25C01095" w:rsidR="00FB0C23" w:rsidDel="00A4554C" w:rsidRDefault="000F11BA">
      <w:pPr>
        <w:jc w:val="both"/>
        <w:rPr>
          <w:del w:id="16" w:author="Lydia Luncz" w:date="2026-01-22T10:20:00Z"/>
          <w:rFonts w:ascii="Calibri" w:eastAsia="Calibri" w:hAnsi="Calibri" w:cs="Calibri"/>
          <w:sz w:val="24"/>
          <w:szCs w:val="24"/>
        </w:rPr>
      </w:pPr>
      <w:del w:id="17" w:author="Lydia Luncz" w:date="2026-01-22T10:20:00Z">
        <w:r w:rsidDel="00A4554C">
          <w:rPr>
            <w:rFonts w:ascii="Calibri" w:eastAsia="Calibri" w:hAnsi="Calibri" w:cs="Calibri"/>
            <w:sz w:val="24"/>
            <w:szCs w:val="24"/>
          </w:rPr>
          <w:delText xml:space="preserve">These distinctions allow us to interpret the earliest fossil evidence of handedness with greater precision and thereby assess how deeply rooted this specialization is in the human lineage. The earliest known indication of right-handedness in the hominin lineage dates to approximately 1.8 </w:delText>
        </w:r>
        <w:r w:rsidDel="00A4554C">
          <w:rPr>
            <w:rFonts w:ascii="Calibri" w:eastAsia="Calibri" w:hAnsi="Calibri" w:cs="Calibri"/>
            <w:sz w:val="24"/>
            <w:szCs w:val="24"/>
          </w:rPr>
          <w:lastRenderedPageBreak/>
          <w:delText xml:space="preserve">million years ago and it comes from a single Homo habilis specimen, where the orientation of fine cut-marks and labial striations on the anterior teeth suggests that a stone tool was consistently used by the right hand while material was pulled across the teeth </w:delText>
        </w:r>
        <w:r w:rsidR="00E834AB" w:rsidDel="00A4554C">
          <w:fldChar w:fldCharType="begin"/>
        </w:r>
        <w:r w:rsidR="00E834AB" w:rsidDel="00A4554C">
          <w:delInstrText xml:space="preserve"> HYPERLINK "https://www.zotero.org/google-docs/?mURlse" \h </w:delInstrText>
        </w:r>
        <w:r w:rsidR="00E834AB" w:rsidDel="00A4554C">
          <w:fldChar w:fldCharType="separate"/>
        </w:r>
        <w:r w:rsidDel="00A4554C">
          <w:rPr>
            <w:rFonts w:ascii="Calibri" w:eastAsia="Calibri" w:hAnsi="Calibri" w:cs="Calibri"/>
            <w:sz w:val="24"/>
            <w:szCs w:val="24"/>
          </w:rPr>
          <w:delText>(Frayer et al., 2016)</w:delText>
        </w:r>
        <w:r w:rsidR="00E834AB" w:rsidDel="00A4554C">
          <w:rPr>
            <w:rFonts w:ascii="Calibri" w:eastAsia="Calibri" w:hAnsi="Calibri" w:cs="Calibri"/>
            <w:sz w:val="24"/>
            <w:szCs w:val="24"/>
          </w:rPr>
          <w:fldChar w:fldCharType="end"/>
        </w:r>
        <w:r w:rsidDel="00A4554C">
          <w:rPr>
            <w:rFonts w:ascii="Calibri" w:eastAsia="Calibri" w:hAnsi="Calibri" w:cs="Calibri"/>
            <w:sz w:val="24"/>
            <w:szCs w:val="24"/>
          </w:rPr>
          <w:delText xml:space="preserve">. While informative, this single-individual record offers limited insight into population patterns. By contrast, the first clear signs of population-level right-hand bias appear around 500,000 years ago in European pre-modern humans: </w:delText>
        </w:r>
        <w:r w:rsidDel="00A4554C">
          <w:rPr>
            <w:rFonts w:ascii="Calibri" w:eastAsia="Calibri" w:hAnsi="Calibri" w:cs="Calibri"/>
            <w:i/>
            <w:iCs/>
            <w:sz w:val="24"/>
            <w:szCs w:val="24"/>
          </w:rPr>
          <w:delText>Homo antecessor, Homo heidelbergensis, Homo neanderthalensis</w:delText>
        </w:r>
        <w:r w:rsidDel="00A4554C">
          <w:rPr>
            <w:rFonts w:ascii="Calibri" w:eastAsia="Calibri" w:hAnsi="Calibri" w:cs="Calibri"/>
            <w:sz w:val="24"/>
            <w:szCs w:val="24"/>
          </w:rPr>
          <w:delText xml:space="preserve"> where large samples of anterior teeth exhibit systematically oriented non-masticatory striations, the overwhelming majority of which indicate habitual right-hand use </w:delText>
        </w:r>
        <w:r w:rsidR="00E834AB" w:rsidDel="00A4554C">
          <w:fldChar w:fldCharType="begin"/>
        </w:r>
        <w:r w:rsidR="00E834AB" w:rsidDel="00A4554C">
          <w:delInstrText xml:space="preserve"> HYPERLINK "https://www.zotero.org/google-docs/?RvAGee" \h </w:delInstrText>
        </w:r>
        <w:r w:rsidR="00E834AB" w:rsidDel="00A4554C">
          <w:fldChar w:fldCharType="separate"/>
        </w:r>
        <w:r w:rsidDel="00A4554C">
          <w:rPr>
            <w:rFonts w:ascii="Calibri" w:eastAsia="Calibri" w:hAnsi="Calibri" w:cs="Calibri"/>
            <w:sz w:val="24"/>
            <w:szCs w:val="24"/>
          </w:rPr>
          <w:delText>(Frayer et al., 2012)</w:delText>
        </w:r>
        <w:r w:rsidR="00E834AB" w:rsidDel="00A4554C">
          <w:rPr>
            <w:rFonts w:ascii="Calibri" w:eastAsia="Calibri" w:hAnsi="Calibri" w:cs="Calibri"/>
            <w:sz w:val="24"/>
            <w:szCs w:val="24"/>
          </w:rPr>
          <w:fldChar w:fldCharType="end"/>
        </w:r>
        <w:r w:rsidDel="00A4554C">
          <w:rPr>
            <w:rFonts w:ascii="Calibri" w:eastAsia="Calibri" w:hAnsi="Calibri" w:cs="Calibri"/>
            <w:sz w:val="24"/>
            <w:szCs w:val="24"/>
          </w:rPr>
          <w:delText>. Together, these findings suggest that population-level right-hand bias predates anatomically modern humans.</w:delText>
        </w:r>
      </w:del>
    </w:p>
    <w:p w14:paraId="0000000F" w14:textId="77777777" w:rsidR="00FB0C23" w:rsidRDefault="00FB0C23">
      <w:pPr>
        <w:jc w:val="both"/>
        <w:rPr>
          <w:rFonts w:ascii="Calibri" w:eastAsia="Calibri" w:hAnsi="Calibri" w:cs="Calibri"/>
          <w:sz w:val="24"/>
          <w:szCs w:val="24"/>
        </w:rPr>
      </w:pPr>
    </w:p>
    <w:p w14:paraId="00000010" w14:textId="58AFC5EA" w:rsidR="00FB0C23" w:rsidDel="00E834AB" w:rsidRDefault="000F11BA">
      <w:pPr>
        <w:numPr>
          <w:ilvl w:val="0"/>
          <w:numId w:val="8"/>
        </w:numPr>
        <w:jc w:val="both"/>
        <w:rPr>
          <w:rFonts w:ascii="Calibri" w:eastAsia="Calibri" w:hAnsi="Calibri" w:cs="Calibri"/>
          <w:sz w:val="24"/>
          <w:szCs w:val="24"/>
        </w:rPr>
      </w:pPr>
      <w:commentRangeStart w:id="18"/>
      <w:r w:rsidDel="00E834AB">
        <w:rPr>
          <w:rFonts w:ascii="Calibri" w:eastAsia="Calibri" w:hAnsi="Calibri" w:cs="Calibri"/>
          <w:sz w:val="24"/>
          <w:szCs w:val="24"/>
        </w:rPr>
        <w:t>Mechanistic foundations (genetics + development)</w:t>
      </w:r>
    </w:p>
    <w:p w14:paraId="00000011" w14:textId="4D72E0E1" w:rsidR="00FB0C23" w:rsidDel="00E834AB" w:rsidRDefault="000F11BA">
      <w:pPr>
        <w:jc w:val="both"/>
        <w:rPr>
          <w:rFonts w:ascii="Calibri" w:eastAsia="Calibri" w:hAnsi="Calibri" w:cs="Calibri"/>
          <w:sz w:val="24"/>
          <w:szCs w:val="24"/>
        </w:rPr>
      </w:pPr>
      <w:r w:rsidDel="00E834AB">
        <w:rPr>
          <w:rFonts w:ascii="Calibri" w:eastAsia="Calibri" w:hAnsi="Calibri" w:cs="Calibri"/>
          <w:sz w:val="24"/>
          <w:szCs w:val="24"/>
        </w:rPr>
        <w:t xml:space="preserve">While fossil evidence indicates that population-level right-handedness has deep evolutionary roots, understanding how such directional biases arise requires considering the mechanisms that generate and shape manual asymmetries. Genome-wide association studies show that handedness does not follow a simple genetic model; instead, many genetic variants each contribute small effects, and these predispositions interact with postnatal environmental factors to produce stable adult hand preferences (McManus et al., 2013, </w:t>
      </w:r>
      <w:hyperlink r:id="rId9">
        <w:r w:rsidDel="00E834AB">
          <w:rPr>
            <w:rFonts w:ascii="Calibri" w:eastAsia="Calibri" w:hAnsi="Calibri" w:cs="Calibri"/>
            <w:sz w:val="24"/>
            <w:szCs w:val="24"/>
          </w:rPr>
          <w:t>Hopkins et al., 2013)</w:t>
        </w:r>
      </w:hyperlink>
      <w:r w:rsidDel="00E834AB">
        <w:rPr>
          <w:rFonts w:ascii="Calibri" w:eastAsia="Calibri" w:hAnsi="Calibri" w:cs="Calibri"/>
          <w:sz w:val="24"/>
          <w:szCs w:val="24"/>
        </w:rPr>
        <w:t>. In broad terms, genetic factors establish an initial bias, whereas environmental and developmental inputs shape its expression. These mechanistic insights highlight the possible reasons for individual-level asymmetries, but they do not in themselves explain why humans exhibit consistent population-level biases. Accounting for such large-scale patterns requires turning to evolutionary hypotheses that address how directional asymmetries became established and maintained in the human lineage.</w:t>
      </w:r>
      <w:commentRangeEnd w:id="18"/>
      <w:r w:rsidR="00452BC0">
        <w:rPr>
          <w:rStyle w:val="CommentReference"/>
        </w:rPr>
        <w:commentReference w:id="18"/>
      </w:r>
    </w:p>
    <w:p w14:paraId="00000012" w14:textId="77777777" w:rsidR="00FB0C23" w:rsidRDefault="00FB0C23">
      <w:pPr>
        <w:jc w:val="both"/>
        <w:rPr>
          <w:rFonts w:ascii="Calibri" w:eastAsia="Calibri" w:hAnsi="Calibri" w:cs="Calibri"/>
          <w:sz w:val="24"/>
          <w:szCs w:val="24"/>
        </w:rPr>
      </w:pPr>
    </w:p>
    <w:p w14:paraId="00000013" w14:textId="77777777" w:rsidR="00FB0C23" w:rsidRDefault="000F11BA">
      <w:pPr>
        <w:numPr>
          <w:ilvl w:val="0"/>
          <w:numId w:val="9"/>
        </w:numPr>
        <w:jc w:val="both"/>
        <w:rPr>
          <w:rFonts w:ascii="Calibri" w:eastAsia="Calibri" w:hAnsi="Calibri" w:cs="Calibri"/>
          <w:sz w:val="24"/>
          <w:szCs w:val="24"/>
        </w:rPr>
      </w:pPr>
      <w:r>
        <w:rPr>
          <w:rFonts w:ascii="Calibri" w:eastAsia="Calibri" w:hAnsi="Calibri" w:cs="Calibri"/>
          <w:sz w:val="24"/>
          <w:szCs w:val="24"/>
        </w:rPr>
        <w:t>Evolutionary frameworks underlying handedness</w:t>
      </w:r>
    </w:p>
    <w:p w14:paraId="11824D03" w14:textId="77777777" w:rsidR="00E834AB" w:rsidRDefault="000F11BA">
      <w:pPr>
        <w:jc w:val="both"/>
        <w:rPr>
          <w:ins w:id="19" w:author="Lydia Luncz" w:date="2026-01-22T10:30:00Z"/>
          <w:rFonts w:ascii="Calibri" w:eastAsia="Calibri" w:hAnsi="Calibri" w:cs="Calibri"/>
          <w:sz w:val="24"/>
          <w:szCs w:val="24"/>
        </w:rPr>
      </w:pPr>
      <w:del w:id="20" w:author="Lydia Luncz" w:date="2026-01-22T10:25:00Z">
        <w:r w:rsidDel="00E834AB">
          <w:rPr>
            <w:rFonts w:ascii="Calibri" w:eastAsia="Calibri" w:hAnsi="Calibri" w:cs="Calibri"/>
            <w:sz w:val="24"/>
            <w:szCs w:val="24"/>
          </w:rPr>
          <w:delText>A number of evolutionary hypotheses have been advanced to explain how such directional asymmetries arose and were maintained in humans.</w:delText>
        </w:r>
      </w:del>
      <w:ins w:id="21" w:author="Lydia Luncz" w:date="2026-01-22T10:25:00Z">
        <w:r w:rsidR="00E834AB">
          <w:rPr>
            <w:rFonts w:ascii="Calibri" w:eastAsia="Calibri" w:hAnsi="Calibri" w:cs="Calibri"/>
            <w:sz w:val="24"/>
            <w:szCs w:val="24"/>
          </w:rPr>
          <w:t xml:space="preserve">Several evolutionary scenarios have been suggested for the development </w:t>
        </w:r>
      </w:ins>
      <w:ins w:id="22" w:author="Lydia Luncz" w:date="2026-01-22T10:26:00Z">
        <w:r w:rsidR="00E834AB">
          <w:rPr>
            <w:rFonts w:ascii="Calibri" w:eastAsia="Calibri" w:hAnsi="Calibri" w:cs="Calibri"/>
            <w:sz w:val="24"/>
            <w:szCs w:val="24"/>
          </w:rPr>
          <w:t xml:space="preserve">of laterality in humans. </w:t>
        </w:r>
      </w:ins>
      <w:ins w:id="23" w:author="Lydia Luncz" w:date="2026-01-22T10:25:00Z">
        <w:r w:rsidR="00E834AB">
          <w:rPr>
            <w:rFonts w:ascii="Calibri" w:eastAsia="Calibri" w:hAnsi="Calibri" w:cs="Calibri"/>
            <w:sz w:val="24"/>
            <w:szCs w:val="24"/>
          </w:rPr>
          <w:t xml:space="preserve"> </w:t>
        </w:r>
      </w:ins>
      <w:r>
        <w:rPr>
          <w:rFonts w:ascii="Calibri" w:eastAsia="Calibri" w:hAnsi="Calibri" w:cs="Calibri"/>
          <w:sz w:val="24"/>
          <w:szCs w:val="24"/>
        </w:rPr>
        <w:t xml:space="preserve"> </w:t>
      </w:r>
      <w:commentRangeStart w:id="24"/>
      <w:r>
        <w:rPr>
          <w:rFonts w:ascii="Calibri" w:eastAsia="Calibri" w:hAnsi="Calibri" w:cs="Calibri"/>
          <w:sz w:val="24"/>
          <w:szCs w:val="24"/>
        </w:rPr>
        <w:t>One early account, the posture-origin hypothesis, argued that ancestral primates used the left hand predominantly for postural support during arboreal locomotion, thereby biasing the right hand toward skilled manipulation (</w:t>
      </w:r>
      <w:proofErr w:type="spellStart"/>
      <w:r>
        <w:fldChar w:fldCharType="begin"/>
      </w:r>
      <w:r>
        <w:instrText xml:space="preserve"> HYPERLINK "https://www.zotero.org/google-docs/?6RuHAv" \h </w:instrText>
      </w:r>
      <w:r>
        <w:fldChar w:fldCharType="separate"/>
      </w:r>
      <w:r>
        <w:rPr>
          <w:rFonts w:ascii="Calibri" w:eastAsia="Calibri" w:hAnsi="Calibri" w:cs="Calibri"/>
          <w:sz w:val="24"/>
          <w:szCs w:val="24"/>
        </w:rPr>
        <w:t>MacNeilage</w:t>
      </w:r>
      <w:proofErr w:type="spellEnd"/>
      <w:r>
        <w:rPr>
          <w:rFonts w:ascii="Calibri" w:eastAsia="Calibri" w:hAnsi="Calibri" w:cs="Calibri"/>
          <w:sz w:val="24"/>
          <w:szCs w:val="24"/>
        </w:rPr>
        <w:t xml:space="preserve"> et al., 1987</w:t>
      </w:r>
      <w:r>
        <w:rPr>
          <w:rFonts w:ascii="Calibri" w:eastAsia="Calibri" w:hAnsi="Calibri" w:cs="Calibri"/>
          <w:sz w:val="24"/>
          <w:szCs w:val="24"/>
        </w:rPr>
        <w:fldChar w:fldCharType="end"/>
      </w:r>
      <w:r>
        <w:rPr>
          <w:rFonts w:ascii="Calibri" w:eastAsia="Calibri" w:hAnsi="Calibri" w:cs="Calibri"/>
          <w:sz w:val="24"/>
          <w:szCs w:val="24"/>
        </w:rPr>
        <w:t xml:space="preserve">). Building on the role of functional demands, the tool-use hypothesis suggests that increasing reliance on stone-tool manufacture and use in early hominins favored consistent recruitment of a dominant hand for precise, repetitive actions </w:t>
      </w:r>
      <w:hyperlink r:id="rId10">
        <w:r>
          <w:rPr>
            <w:rFonts w:ascii="Calibri" w:eastAsia="Calibri" w:hAnsi="Calibri" w:cs="Calibri"/>
            <w:sz w:val="24"/>
            <w:szCs w:val="24"/>
          </w:rPr>
          <w:t>(Napier, 1962)</w:t>
        </w:r>
      </w:hyperlink>
      <w:r>
        <w:rPr>
          <w:rFonts w:ascii="Calibri" w:eastAsia="Calibri" w:hAnsi="Calibri" w:cs="Calibri"/>
          <w:sz w:val="24"/>
          <w:szCs w:val="24"/>
        </w:rPr>
        <w:t xml:space="preserve">. In contrast to anatomy- and function-based accounts, a cognition based framework, </w:t>
      </w:r>
      <w:hyperlink r:id="rId11">
        <w:r>
          <w:rPr>
            <w:rFonts w:ascii="Calibri" w:eastAsia="Calibri" w:hAnsi="Calibri" w:cs="Calibri"/>
            <w:sz w:val="24"/>
            <w:szCs w:val="24"/>
          </w:rPr>
          <w:t>task complexity theory</w:t>
        </w:r>
      </w:hyperlink>
      <w:r>
        <w:rPr>
          <w:rFonts w:ascii="Calibri" w:eastAsia="Calibri" w:hAnsi="Calibri" w:cs="Calibri"/>
          <w:sz w:val="24"/>
          <w:szCs w:val="24"/>
        </w:rPr>
        <w:t xml:space="preserve">, highlights the role of task complexity </w:t>
      </w:r>
      <w:hyperlink r:id="rId12">
        <w:r>
          <w:rPr>
            <w:rFonts w:ascii="Calibri" w:eastAsia="Calibri" w:hAnsi="Calibri" w:cs="Calibri"/>
            <w:sz w:val="24"/>
            <w:szCs w:val="24"/>
          </w:rPr>
          <w:t xml:space="preserve">(Fagot &amp; </w:t>
        </w:r>
        <w:proofErr w:type="spellStart"/>
        <w:r>
          <w:rPr>
            <w:rFonts w:ascii="Calibri" w:eastAsia="Calibri" w:hAnsi="Calibri" w:cs="Calibri"/>
            <w:sz w:val="24"/>
            <w:szCs w:val="24"/>
          </w:rPr>
          <w:t>Vauclair</w:t>
        </w:r>
        <w:proofErr w:type="spellEnd"/>
        <w:r>
          <w:rPr>
            <w:rFonts w:ascii="Calibri" w:eastAsia="Calibri" w:hAnsi="Calibri" w:cs="Calibri"/>
            <w:sz w:val="24"/>
            <w:szCs w:val="24"/>
          </w:rPr>
          <w:t>, 1991)</w:t>
        </w:r>
      </w:hyperlink>
      <w:r>
        <w:rPr>
          <w:rFonts w:ascii="Calibri" w:eastAsia="Calibri" w:hAnsi="Calibri" w:cs="Calibri"/>
          <w:sz w:val="24"/>
          <w:szCs w:val="24"/>
        </w:rPr>
        <w:t xml:space="preserve">. This framework distinguishes between two levels of manual lateralization tasks: low (simple) and high-level (complex) tasks, positing that complex tasks require precise motor coordination and complex </w:t>
      </w:r>
      <w:r>
        <w:rPr>
          <w:rFonts w:ascii="Calibri" w:eastAsia="Calibri" w:hAnsi="Calibri" w:cs="Calibri"/>
          <w:sz w:val="24"/>
          <w:szCs w:val="24"/>
        </w:rPr>
        <w:lastRenderedPageBreak/>
        <w:t xml:space="preserve">cognitive processes are more likely to elicit stronger hand preference than simple low-level tasks and have been argued to be the most sensitive measures for detecting population-level hand preferences (see chapter 2 - </w:t>
      </w:r>
      <w:proofErr w:type="spellStart"/>
      <w:r>
        <w:rPr>
          <w:rFonts w:ascii="Calibri" w:eastAsia="Calibri" w:hAnsi="Calibri" w:cs="Calibri"/>
          <w:sz w:val="24"/>
          <w:szCs w:val="24"/>
        </w:rPr>
        <w:t>Ocklenburg</w:t>
      </w:r>
      <w:proofErr w:type="spellEnd"/>
      <w:r>
        <w:rPr>
          <w:rFonts w:ascii="Calibri" w:eastAsia="Calibri" w:hAnsi="Calibri" w:cs="Calibri"/>
          <w:sz w:val="24"/>
          <w:szCs w:val="24"/>
        </w:rPr>
        <w:t xml:space="preserve"> &amp; </w:t>
      </w:r>
      <w:proofErr w:type="spellStart"/>
      <w:r>
        <w:rPr>
          <w:rFonts w:ascii="Calibri" w:eastAsia="Calibri" w:hAnsi="Calibri" w:cs="Calibri"/>
          <w:sz w:val="24"/>
          <w:szCs w:val="24"/>
        </w:rPr>
        <w:t>Güntürkün</w:t>
      </w:r>
      <w:proofErr w:type="spellEnd"/>
      <w:r>
        <w:rPr>
          <w:rFonts w:ascii="Calibri" w:eastAsia="Calibri" w:hAnsi="Calibri" w:cs="Calibri"/>
          <w:sz w:val="24"/>
          <w:szCs w:val="24"/>
        </w:rPr>
        <w:t xml:space="preserve">, 2018a). </w:t>
      </w:r>
    </w:p>
    <w:p w14:paraId="3BEA9C1F" w14:textId="77777777" w:rsidR="00E834AB" w:rsidRDefault="00E834AB">
      <w:pPr>
        <w:jc w:val="both"/>
        <w:rPr>
          <w:ins w:id="25" w:author="Lydia Luncz" w:date="2026-01-22T10:30:00Z"/>
          <w:rFonts w:ascii="Calibri" w:eastAsia="Calibri" w:hAnsi="Calibri" w:cs="Calibri"/>
          <w:sz w:val="24"/>
          <w:szCs w:val="24"/>
        </w:rPr>
      </w:pPr>
    </w:p>
    <w:p w14:paraId="00000014" w14:textId="0F5145AC" w:rsidR="00FB0C23" w:rsidRDefault="000F11BA">
      <w:pPr>
        <w:jc w:val="both"/>
        <w:rPr>
          <w:ins w:id="26" w:author="Lydia Luncz" w:date="2026-01-22T10:24:00Z"/>
          <w:rFonts w:ascii="Calibri" w:eastAsia="Calibri" w:hAnsi="Calibri" w:cs="Calibri"/>
          <w:sz w:val="24"/>
          <w:szCs w:val="24"/>
        </w:rPr>
      </w:pPr>
      <w:commentRangeStart w:id="27"/>
      <w:r>
        <w:rPr>
          <w:rFonts w:ascii="Calibri" w:eastAsia="Calibri" w:hAnsi="Calibri" w:cs="Calibri"/>
          <w:sz w:val="24"/>
          <w:szCs w:val="24"/>
        </w:rPr>
        <w:t>Although these frameworks capture important aspects of human manual specialization, they do not explain why similarly complex behaviors in other species fail to produce comparable population-level biases, an unresolved gap that constrains our understanding of the evolution of handedness.</w:t>
      </w:r>
      <w:commentRangeEnd w:id="24"/>
      <w:r w:rsidR="00E834AB">
        <w:rPr>
          <w:rStyle w:val="CommentReference"/>
        </w:rPr>
        <w:commentReference w:id="24"/>
      </w:r>
      <w:commentRangeEnd w:id="27"/>
      <w:r w:rsidR="00E834AB">
        <w:rPr>
          <w:rStyle w:val="CommentReference"/>
        </w:rPr>
        <w:commentReference w:id="27"/>
      </w:r>
    </w:p>
    <w:p w14:paraId="76B7260F" w14:textId="77777777" w:rsidR="00E834AB" w:rsidRDefault="00E834AB">
      <w:pPr>
        <w:jc w:val="both"/>
        <w:rPr>
          <w:rFonts w:ascii="Calibri" w:eastAsia="Calibri" w:hAnsi="Calibri" w:cs="Calibri"/>
          <w:sz w:val="24"/>
          <w:szCs w:val="24"/>
        </w:rPr>
      </w:pPr>
    </w:p>
    <w:p w14:paraId="00000015" w14:textId="77777777" w:rsidR="00FB0C23" w:rsidRDefault="00FB0C23">
      <w:pPr>
        <w:jc w:val="both"/>
        <w:rPr>
          <w:rFonts w:ascii="Calibri" w:eastAsia="Calibri" w:hAnsi="Calibri" w:cs="Calibri"/>
          <w:sz w:val="24"/>
          <w:szCs w:val="24"/>
        </w:rPr>
      </w:pPr>
    </w:p>
    <w:p w14:paraId="00000016" w14:textId="77777777" w:rsidR="00FB0C23" w:rsidRDefault="000F11BA">
      <w:pPr>
        <w:numPr>
          <w:ilvl w:val="0"/>
          <w:numId w:val="5"/>
        </w:numPr>
        <w:jc w:val="both"/>
        <w:rPr>
          <w:rFonts w:ascii="Calibri" w:eastAsia="Calibri" w:hAnsi="Calibri" w:cs="Calibri"/>
          <w:sz w:val="24"/>
          <w:szCs w:val="24"/>
        </w:rPr>
      </w:pPr>
      <w:r>
        <w:rPr>
          <w:rFonts w:ascii="Calibri" w:eastAsia="Calibri" w:hAnsi="Calibri" w:cs="Calibri"/>
          <w:sz w:val="24"/>
          <w:szCs w:val="24"/>
        </w:rPr>
        <w:t>What we know about handedness in other primates</w:t>
      </w:r>
    </w:p>
    <w:p w14:paraId="00000017" w14:textId="0453B0AE" w:rsidR="00FB0C23" w:rsidRDefault="000F11BA">
      <w:pPr>
        <w:jc w:val="both"/>
        <w:rPr>
          <w:rFonts w:ascii="Calibri" w:eastAsia="Calibri" w:hAnsi="Calibri" w:cs="Calibri"/>
          <w:sz w:val="24"/>
          <w:szCs w:val="24"/>
        </w:rPr>
      </w:pPr>
      <w:r>
        <w:rPr>
          <w:rFonts w:ascii="Calibri" w:eastAsia="Calibri" w:hAnsi="Calibri" w:cs="Calibri"/>
          <w:sz w:val="24"/>
          <w:szCs w:val="24"/>
        </w:rPr>
        <w:t>Despite routinely performing cognitively demanding and highly coordinated manual actions, non-human primates (NHPs hereafter) rarely exhibit population-level handedness</w:t>
      </w:r>
      <w:ins w:id="28" w:author="Lydia Luncz" w:date="2026-01-22T10:37:00Z">
        <w:r w:rsidR="00452BC0">
          <w:rPr>
            <w:rFonts w:ascii="Calibri" w:eastAsia="Calibri" w:hAnsi="Calibri" w:cs="Calibri"/>
            <w:sz w:val="24"/>
            <w:szCs w:val="24"/>
          </w:rPr>
          <w:t xml:space="preserve"> (needs references)</w:t>
        </w:r>
      </w:ins>
      <w:r>
        <w:rPr>
          <w:rFonts w:ascii="Calibri" w:eastAsia="Calibri" w:hAnsi="Calibri" w:cs="Calibri"/>
          <w:sz w:val="24"/>
          <w:szCs w:val="24"/>
        </w:rPr>
        <w:t xml:space="preserve">. Evidence from comparative studies supports this pattern: </w:t>
      </w:r>
      <w:commentRangeStart w:id="29"/>
      <w:r>
        <w:rPr>
          <w:rFonts w:ascii="Calibri" w:eastAsia="Calibri" w:hAnsi="Calibri" w:cs="Calibri"/>
          <w:sz w:val="24"/>
          <w:szCs w:val="24"/>
        </w:rPr>
        <w:t>across 38 species of NHPs</w:t>
      </w:r>
      <w:commentRangeEnd w:id="29"/>
      <w:r w:rsidR="00452BC0">
        <w:rPr>
          <w:rStyle w:val="CommentReference"/>
        </w:rPr>
        <w:commentReference w:id="29"/>
      </w:r>
      <w:r>
        <w:rPr>
          <w:rFonts w:ascii="Calibri" w:eastAsia="Calibri" w:hAnsi="Calibri" w:cs="Calibri"/>
          <w:sz w:val="24"/>
          <w:szCs w:val="24"/>
        </w:rPr>
        <w:t xml:space="preserve">, individual-level hand preferences are widespread, 82% of subjects </w:t>
      </w:r>
      <w:commentRangeStart w:id="30"/>
      <w:r>
        <w:rPr>
          <w:rFonts w:ascii="Calibri" w:eastAsia="Calibri" w:hAnsi="Calibri" w:cs="Calibri"/>
          <w:sz w:val="24"/>
          <w:szCs w:val="24"/>
        </w:rPr>
        <w:t xml:space="preserve">in the tube task </w:t>
      </w:r>
      <w:commentRangeEnd w:id="30"/>
      <w:r w:rsidR="00452BC0">
        <w:rPr>
          <w:rStyle w:val="CommentReference"/>
        </w:rPr>
        <w:commentReference w:id="30"/>
      </w:r>
      <w:r>
        <w:rPr>
          <w:rFonts w:ascii="Calibri" w:eastAsia="Calibri" w:hAnsi="Calibri" w:cs="Calibri"/>
          <w:sz w:val="24"/>
          <w:szCs w:val="24"/>
        </w:rPr>
        <w:t xml:space="preserve">and 90% </w:t>
      </w:r>
      <w:commentRangeStart w:id="31"/>
      <w:r>
        <w:rPr>
          <w:rFonts w:ascii="Calibri" w:eastAsia="Calibri" w:hAnsi="Calibri" w:cs="Calibri"/>
          <w:sz w:val="24"/>
          <w:szCs w:val="24"/>
        </w:rPr>
        <w:t>in other bimanual tasks</w:t>
      </w:r>
      <w:commentRangeEnd w:id="31"/>
      <w:r w:rsidR="00452BC0">
        <w:rPr>
          <w:rStyle w:val="CommentReference"/>
        </w:rPr>
        <w:commentReference w:id="31"/>
      </w:r>
      <w:r>
        <w:rPr>
          <w:rFonts w:ascii="Calibri" w:eastAsia="Calibri" w:hAnsi="Calibri" w:cs="Calibri"/>
          <w:sz w:val="24"/>
          <w:szCs w:val="24"/>
        </w:rPr>
        <w:t xml:space="preserve"> show a clear bias, yet </w:t>
      </w:r>
      <w:commentRangeStart w:id="32"/>
      <w:r>
        <w:rPr>
          <w:rFonts w:ascii="Calibri" w:eastAsia="Calibri" w:hAnsi="Calibri" w:cs="Calibri"/>
          <w:sz w:val="24"/>
          <w:szCs w:val="24"/>
        </w:rPr>
        <w:t xml:space="preserve">average laterality indices remain close to zero </w:t>
      </w:r>
      <w:commentRangeEnd w:id="32"/>
      <w:r w:rsidR="00452BC0">
        <w:rPr>
          <w:rStyle w:val="CommentReference"/>
        </w:rPr>
        <w:commentReference w:id="32"/>
      </w:r>
      <w:hyperlink r:id="rId13">
        <w:r>
          <w:rPr>
            <w:rFonts w:ascii="Calibri" w:eastAsia="Calibri" w:hAnsi="Calibri" w:cs="Calibri"/>
            <w:sz w:val="24"/>
            <w:szCs w:val="24"/>
          </w:rPr>
          <w:t>(Soto et al., 2022</w:t>
        </w:r>
      </w:hyperlink>
      <w:hyperlink r:id="rId14">
        <w:r>
          <w:t>)</w:t>
        </w:r>
      </w:hyperlink>
      <w:r>
        <w:rPr>
          <w:rFonts w:ascii="Calibri" w:eastAsia="Calibri" w:hAnsi="Calibri" w:cs="Calibri"/>
          <w:sz w:val="24"/>
          <w:szCs w:val="24"/>
        </w:rPr>
        <w:t xml:space="preserve">. Species-specific work echoes this broader trend: great apes like </w:t>
      </w:r>
      <w:commentRangeStart w:id="33"/>
      <w:r>
        <w:rPr>
          <w:rFonts w:ascii="Calibri" w:eastAsia="Calibri" w:hAnsi="Calibri" w:cs="Calibri"/>
          <w:sz w:val="24"/>
          <w:szCs w:val="24"/>
        </w:rPr>
        <w:t>chimpanzees</w:t>
      </w:r>
      <w:commentRangeEnd w:id="33"/>
      <w:r w:rsidR="00452BC0">
        <w:rPr>
          <w:rStyle w:val="CommentReference"/>
        </w:rPr>
        <w:commentReference w:id="33"/>
      </w:r>
      <w:r>
        <w:rPr>
          <w:rFonts w:ascii="Calibri" w:eastAsia="Calibri" w:hAnsi="Calibri" w:cs="Calibri"/>
          <w:sz w:val="24"/>
          <w:szCs w:val="24"/>
        </w:rPr>
        <w:t xml:space="preserve"> show robust individual preferences during </w:t>
      </w:r>
      <w:commentRangeStart w:id="34"/>
      <w:r>
        <w:rPr>
          <w:rFonts w:ascii="Calibri" w:eastAsia="Calibri" w:hAnsi="Calibri" w:cs="Calibri"/>
          <w:sz w:val="24"/>
          <w:szCs w:val="24"/>
        </w:rPr>
        <w:t xml:space="preserve">coordinated feeding and manipulation </w:t>
      </w:r>
      <w:commentRangeEnd w:id="34"/>
      <w:r w:rsidR="00452BC0">
        <w:rPr>
          <w:rStyle w:val="CommentReference"/>
        </w:rPr>
        <w:commentReference w:id="34"/>
      </w:r>
      <w:hyperlink r:id="rId15">
        <w:r>
          <w:rPr>
            <w:rFonts w:ascii="Calibri" w:eastAsia="Calibri" w:hAnsi="Calibri" w:cs="Calibri"/>
            <w:sz w:val="24"/>
            <w:szCs w:val="24"/>
          </w:rPr>
          <w:t>(</w:t>
        </w:r>
        <w:proofErr w:type="spellStart"/>
        <w:r>
          <w:rPr>
            <w:rFonts w:ascii="Calibri" w:eastAsia="Calibri" w:hAnsi="Calibri" w:cs="Calibri"/>
            <w:sz w:val="24"/>
            <w:szCs w:val="24"/>
          </w:rPr>
          <w:t>Braccini</w:t>
        </w:r>
        <w:proofErr w:type="spellEnd"/>
        <w:r>
          <w:rPr>
            <w:rFonts w:ascii="Calibri" w:eastAsia="Calibri" w:hAnsi="Calibri" w:cs="Calibri"/>
            <w:sz w:val="24"/>
            <w:szCs w:val="24"/>
          </w:rPr>
          <w:t xml:space="preserve"> et al., 2010; </w:t>
        </w:r>
        <w:proofErr w:type="spellStart"/>
        <w:r>
          <w:rPr>
            <w:rFonts w:ascii="Calibri" w:eastAsia="Calibri" w:hAnsi="Calibri" w:cs="Calibri"/>
            <w:sz w:val="24"/>
            <w:szCs w:val="24"/>
          </w:rPr>
          <w:t>Humle</w:t>
        </w:r>
        <w:proofErr w:type="spellEnd"/>
        <w:r>
          <w:rPr>
            <w:rFonts w:ascii="Calibri" w:eastAsia="Calibri" w:hAnsi="Calibri" w:cs="Calibri"/>
            <w:sz w:val="24"/>
            <w:szCs w:val="24"/>
          </w:rPr>
          <w:t xml:space="preserve"> &amp; Matsuzawa, 2009)</w:t>
        </w:r>
      </w:hyperlink>
      <w:r>
        <w:rPr>
          <w:rFonts w:ascii="Calibri" w:eastAsia="Calibri" w:hAnsi="Calibri" w:cs="Calibri"/>
          <w:sz w:val="24"/>
          <w:szCs w:val="24"/>
        </w:rPr>
        <w:t xml:space="preserve">, </w:t>
      </w:r>
      <w:commentRangeStart w:id="35"/>
      <w:r>
        <w:rPr>
          <w:rFonts w:ascii="Calibri" w:eastAsia="Calibri" w:hAnsi="Calibri" w:cs="Calibri"/>
          <w:sz w:val="24"/>
          <w:szCs w:val="24"/>
        </w:rPr>
        <w:t>capuchins</w:t>
      </w:r>
      <w:commentRangeEnd w:id="35"/>
      <w:r w:rsidR="00F100B5">
        <w:rPr>
          <w:rStyle w:val="CommentReference"/>
        </w:rPr>
        <w:commentReference w:id="35"/>
      </w:r>
      <w:r>
        <w:rPr>
          <w:rFonts w:ascii="Calibri" w:eastAsia="Calibri" w:hAnsi="Calibri" w:cs="Calibri"/>
          <w:sz w:val="24"/>
          <w:szCs w:val="24"/>
        </w:rPr>
        <w:t xml:space="preserve"> display </w:t>
      </w:r>
      <w:commentRangeStart w:id="36"/>
      <w:r>
        <w:rPr>
          <w:rFonts w:ascii="Calibri" w:eastAsia="Calibri" w:hAnsi="Calibri" w:cs="Calibri"/>
          <w:sz w:val="24"/>
          <w:szCs w:val="24"/>
        </w:rPr>
        <w:t xml:space="preserve">strong manual asymmetries </w:t>
      </w:r>
      <w:commentRangeEnd w:id="36"/>
      <w:r w:rsidR="00452BC0">
        <w:rPr>
          <w:rStyle w:val="CommentReference"/>
        </w:rPr>
        <w:commentReference w:id="36"/>
      </w:r>
      <w:r>
        <w:rPr>
          <w:rFonts w:ascii="Calibri" w:eastAsia="Calibri" w:hAnsi="Calibri" w:cs="Calibri"/>
          <w:sz w:val="24"/>
          <w:szCs w:val="24"/>
        </w:rPr>
        <w:t xml:space="preserve">during nut-cracking and probing </w:t>
      </w:r>
      <w:hyperlink r:id="rId16">
        <w:r>
          <w:rPr>
            <w:rFonts w:ascii="Calibri" w:eastAsia="Calibri" w:hAnsi="Calibri" w:cs="Calibri"/>
            <w:sz w:val="24"/>
            <w:szCs w:val="24"/>
          </w:rPr>
          <w:t xml:space="preserve">(Meunier &amp; </w:t>
        </w:r>
        <w:proofErr w:type="spellStart"/>
        <w:r>
          <w:rPr>
            <w:rFonts w:ascii="Calibri" w:eastAsia="Calibri" w:hAnsi="Calibri" w:cs="Calibri"/>
            <w:sz w:val="24"/>
            <w:szCs w:val="24"/>
          </w:rPr>
          <w:t>Vauclair</w:t>
        </w:r>
        <w:proofErr w:type="spellEnd"/>
        <w:r>
          <w:rPr>
            <w:rFonts w:ascii="Calibri" w:eastAsia="Calibri" w:hAnsi="Calibri" w:cs="Calibri"/>
            <w:sz w:val="24"/>
            <w:szCs w:val="24"/>
          </w:rPr>
          <w:t xml:space="preserve">, 2007; </w:t>
        </w:r>
        <w:proofErr w:type="spellStart"/>
        <w:r>
          <w:rPr>
            <w:rFonts w:ascii="Calibri" w:eastAsia="Calibri" w:hAnsi="Calibri" w:cs="Calibri"/>
            <w:sz w:val="24"/>
            <w:szCs w:val="24"/>
          </w:rPr>
          <w:t>Spinozzi</w:t>
        </w:r>
        <w:proofErr w:type="spellEnd"/>
        <w:r>
          <w:rPr>
            <w:rFonts w:ascii="Calibri" w:eastAsia="Calibri" w:hAnsi="Calibri" w:cs="Calibri"/>
            <w:sz w:val="24"/>
            <w:szCs w:val="24"/>
          </w:rPr>
          <w:t xml:space="preserve"> &amp; </w:t>
        </w:r>
        <w:proofErr w:type="spellStart"/>
        <w:r>
          <w:rPr>
            <w:rFonts w:ascii="Calibri" w:eastAsia="Calibri" w:hAnsi="Calibri" w:cs="Calibri"/>
            <w:sz w:val="24"/>
            <w:szCs w:val="24"/>
          </w:rPr>
          <w:t>Truppa</w:t>
        </w:r>
        <w:proofErr w:type="spellEnd"/>
        <w:r>
          <w:rPr>
            <w:rFonts w:ascii="Calibri" w:eastAsia="Calibri" w:hAnsi="Calibri" w:cs="Calibri"/>
            <w:sz w:val="24"/>
            <w:szCs w:val="24"/>
          </w:rPr>
          <w:t>, 2002)</w:t>
        </w:r>
      </w:hyperlink>
      <w:r>
        <w:rPr>
          <w:rFonts w:ascii="Calibri" w:eastAsia="Calibri" w:hAnsi="Calibri" w:cs="Calibri"/>
          <w:sz w:val="24"/>
          <w:szCs w:val="24"/>
        </w:rPr>
        <w:t xml:space="preserve">, and </w:t>
      </w:r>
      <w:commentRangeStart w:id="37"/>
      <w:r>
        <w:rPr>
          <w:rFonts w:ascii="Calibri" w:eastAsia="Calibri" w:hAnsi="Calibri" w:cs="Calibri"/>
          <w:sz w:val="24"/>
          <w:szCs w:val="24"/>
        </w:rPr>
        <w:t>macaques</w:t>
      </w:r>
      <w:commentRangeEnd w:id="37"/>
      <w:r w:rsidR="00F100B5">
        <w:rPr>
          <w:rStyle w:val="CommentReference"/>
        </w:rPr>
        <w:commentReference w:id="37"/>
      </w:r>
      <w:r>
        <w:rPr>
          <w:rFonts w:ascii="Calibri" w:eastAsia="Calibri" w:hAnsi="Calibri" w:cs="Calibri"/>
          <w:sz w:val="24"/>
          <w:szCs w:val="24"/>
        </w:rPr>
        <w:t xml:space="preserve"> exhibit consistent preferences across bimanual coordination, unimanual reaching, and natural foraging behaviors </w:t>
      </w:r>
      <w:hyperlink r:id="rId17">
        <w:r>
          <w:rPr>
            <w:rFonts w:ascii="Calibri" w:eastAsia="Calibri" w:hAnsi="Calibri" w:cs="Calibri"/>
            <w:sz w:val="24"/>
            <w:szCs w:val="24"/>
          </w:rPr>
          <w:t>(</w:t>
        </w:r>
        <w:proofErr w:type="spellStart"/>
        <w:r>
          <w:rPr>
            <w:rFonts w:ascii="Calibri" w:eastAsia="Calibri" w:hAnsi="Calibri" w:cs="Calibri"/>
            <w:sz w:val="24"/>
            <w:szCs w:val="24"/>
          </w:rPr>
          <w:t>Chatagny</w:t>
        </w:r>
        <w:proofErr w:type="spellEnd"/>
        <w:r>
          <w:rPr>
            <w:rFonts w:ascii="Calibri" w:eastAsia="Calibri" w:hAnsi="Calibri" w:cs="Calibri"/>
            <w:sz w:val="24"/>
            <w:szCs w:val="24"/>
          </w:rPr>
          <w:t xml:space="preserve"> et al., 2013; Mangalam et al., 2015)</w:t>
        </w:r>
      </w:hyperlink>
      <w:r>
        <w:rPr>
          <w:rFonts w:ascii="Calibri" w:eastAsia="Calibri" w:hAnsi="Calibri" w:cs="Calibri"/>
          <w:sz w:val="24"/>
          <w:szCs w:val="24"/>
        </w:rPr>
        <w:t xml:space="preserve">.  Yet in all these taxa, population-level left–right biases are absent or weakly expressed (but see </w:t>
      </w:r>
      <w:hyperlink r:id="rId18">
        <w:r>
          <w:rPr>
            <w:rFonts w:ascii="Calibri" w:eastAsia="Calibri" w:hAnsi="Calibri" w:cs="Calibri"/>
            <w:sz w:val="24"/>
            <w:szCs w:val="24"/>
          </w:rPr>
          <w:t xml:space="preserve">Hopkins &amp; </w:t>
        </w:r>
        <w:proofErr w:type="spellStart"/>
        <w:r>
          <w:rPr>
            <w:rFonts w:ascii="Calibri" w:eastAsia="Calibri" w:hAnsi="Calibri" w:cs="Calibri"/>
            <w:sz w:val="24"/>
            <w:szCs w:val="24"/>
          </w:rPr>
          <w:t>Meguerditchian</w:t>
        </w:r>
        <w:proofErr w:type="spellEnd"/>
        <w:r>
          <w:rPr>
            <w:rFonts w:ascii="Calibri" w:eastAsia="Calibri" w:hAnsi="Calibri" w:cs="Calibri"/>
            <w:sz w:val="24"/>
            <w:szCs w:val="24"/>
          </w:rPr>
          <w:t>, 2025</w:t>
        </w:r>
      </w:hyperlink>
      <w:r>
        <w:rPr>
          <w:rFonts w:ascii="Calibri" w:eastAsia="Calibri" w:hAnsi="Calibri" w:cs="Calibri"/>
          <w:sz w:val="24"/>
          <w:szCs w:val="24"/>
        </w:rPr>
        <w:t xml:space="preserve">). These findings suggest that </w:t>
      </w:r>
      <w:commentRangeStart w:id="38"/>
      <w:r>
        <w:rPr>
          <w:rFonts w:ascii="Calibri" w:eastAsia="Calibri" w:hAnsi="Calibri" w:cs="Calibri"/>
          <w:sz w:val="24"/>
          <w:szCs w:val="24"/>
        </w:rPr>
        <w:t xml:space="preserve">while task complexity reliably elicits </w:t>
      </w:r>
      <w:commentRangeEnd w:id="38"/>
      <w:r w:rsidR="00F100B5">
        <w:rPr>
          <w:rStyle w:val="CommentReference"/>
        </w:rPr>
        <w:commentReference w:id="38"/>
      </w:r>
      <w:r>
        <w:rPr>
          <w:rFonts w:ascii="Calibri" w:eastAsia="Calibri" w:hAnsi="Calibri" w:cs="Calibri"/>
          <w:sz w:val="24"/>
          <w:szCs w:val="24"/>
        </w:rPr>
        <w:t>individual-level lateralization, it is not, on its own, sufficient to generate species-wide handedness.</w:t>
      </w:r>
    </w:p>
    <w:p w14:paraId="00000018" w14:textId="77777777" w:rsidR="00FB0C23" w:rsidRDefault="00FB0C23">
      <w:pPr>
        <w:jc w:val="both"/>
        <w:rPr>
          <w:rFonts w:ascii="Calibri" w:eastAsia="Calibri" w:hAnsi="Calibri" w:cs="Calibri"/>
          <w:sz w:val="24"/>
          <w:szCs w:val="24"/>
        </w:rPr>
      </w:pPr>
    </w:p>
    <w:p w14:paraId="00000019" w14:textId="77777777" w:rsidR="00FB0C23" w:rsidRDefault="000F11BA">
      <w:pPr>
        <w:numPr>
          <w:ilvl w:val="0"/>
          <w:numId w:val="2"/>
        </w:numPr>
        <w:jc w:val="both"/>
        <w:rPr>
          <w:rFonts w:ascii="Calibri" w:eastAsia="Calibri" w:hAnsi="Calibri" w:cs="Calibri"/>
          <w:sz w:val="24"/>
          <w:szCs w:val="24"/>
        </w:rPr>
      </w:pPr>
      <w:r>
        <w:rPr>
          <w:rFonts w:ascii="Calibri" w:eastAsia="Calibri" w:hAnsi="Calibri" w:cs="Calibri"/>
          <w:sz w:val="24"/>
          <w:szCs w:val="24"/>
        </w:rPr>
        <w:t>Long-tailed macaque, why they are a great model system to study the emergence of handedness</w:t>
      </w:r>
    </w:p>
    <w:p w14:paraId="0000001A" w14:textId="77777777" w:rsidR="00FB0C23" w:rsidRDefault="000F11BA">
      <w:pPr>
        <w:jc w:val="both"/>
        <w:rPr>
          <w:rFonts w:ascii="Calibri" w:eastAsia="Calibri" w:hAnsi="Calibri" w:cs="Calibri"/>
          <w:sz w:val="24"/>
          <w:szCs w:val="24"/>
        </w:rPr>
      </w:pPr>
      <w:r>
        <w:rPr>
          <w:rFonts w:ascii="Calibri" w:eastAsia="Calibri" w:hAnsi="Calibri" w:cs="Calibri"/>
          <w:sz w:val="24"/>
          <w:szCs w:val="24"/>
        </w:rPr>
        <w:t>Long-tailed macaques (</w:t>
      </w:r>
      <w:proofErr w:type="spellStart"/>
      <w:r w:rsidRPr="0082633E">
        <w:rPr>
          <w:rFonts w:ascii="Calibri" w:eastAsia="Calibri" w:hAnsi="Calibri" w:cs="Calibri"/>
          <w:i/>
          <w:sz w:val="24"/>
          <w:szCs w:val="24"/>
          <w:rPrChange w:id="39" w:author="Lydia Luncz" w:date="2026-01-22T10:46:00Z">
            <w:rPr>
              <w:rFonts w:ascii="Calibri" w:eastAsia="Calibri" w:hAnsi="Calibri" w:cs="Calibri"/>
              <w:sz w:val="24"/>
              <w:szCs w:val="24"/>
            </w:rPr>
          </w:rPrChange>
        </w:rPr>
        <w:t>Macaca</w:t>
      </w:r>
      <w:proofErr w:type="spellEnd"/>
      <w:r w:rsidRPr="0082633E">
        <w:rPr>
          <w:rFonts w:ascii="Calibri" w:eastAsia="Calibri" w:hAnsi="Calibri" w:cs="Calibri"/>
          <w:i/>
          <w:sz w:val="24"/>
          <w:szCs w:val="24"/>
          <w:rPrChange w:id="40" w:author="Lydia Luncz" w:date="2026-01-22T10:46:00Z">
            <w:rPr>
              <w:rFonts w:ascii="Calibri" w:eastAsia="Calibri" w:hAnsi="Calibri" w:cs="Calibri"/>
              <w:sz w:val="24"/>
              <w:szCs w:val="24"/>
            </w:rPr>
          </w:rPrChange>
        </w:rPr>
        <w:t xml:space="preserve"> </w:t>
      </w:r>
      <w:proofErr w:type="spellStart"/>
      <w:r w:rsidRPr="0082633E">
        <w:rPr>
          <w:rFonts w:ascii="Calibri" w:eastAsia="Calibri" w:hAnsi="Calibri" w:cs="Calibri"/>
          <w:i/>
          <w:sz w:val="24"/>
          <w:szCs w:val="24"/>
          <w:rPrChange w:id="41" w:author="Lydia Luncz" w:date="2026-01-22T10:46:00Z">
            <w:rPr>
              <w:rFonts w:ascii="Calibri" w:eastAsia="Calibri" w:hAnsi="Calibri" w:cs="Calibri"/>
              <w:sz w:val="24"/>
              <w:szCs w:val="24"/>
            </w:rPr>
          </w:rPrChange>
        </w:rPr>
        <w:t>fascicularis</w:t>
      </w:r>
      <w:proofErr w:type="spellEnd"/>
      <w:r>
        <w:rPr>
          <w:rFonts w:ascii="Calibri" w:eastAsia="Calibri" w:hAnsi="Calibri" w:cs="Calibri"/>
          <w:sz w:val="24"/>
          <w:szCs w:val="24"/>
        </w:rPr>
        <w:t xml:space="preserve">) in southern Thailand and Myanmar routinely perform a wide range of manual behaviors that vary greatly in their motor and cognitive demands. These include </w:t>
      </w:r>
      <w:commentRangeStart w:id="42"/>
      <w:r>
        <w:rPr>
          <w:rFonts w:ascii="Calibri" w:eastAsia="Calibri" w:hAnsi="Calibri" w:cs="Calibri"/>
          <w:sz w:val="24"/>
          <w:szCs w:val="24"/>
        </w:rPr>
        <w:t xml:space="preserve">simple actions </w:t>
      </w:r>
      <w:commentRangeEnd w:id="42"/>
      <w:r w:rsidR="0082633E">
        <w:rPr>
          <w:rStyle w:val="CommentReference"/>
        </w:rPr>
        <w:commentReference w:id="42"/>
      </w:r>
      <w:r>
        <w:rPr>
          <w:rFonts w:ascii="Calibri" w:eastAsia="Calibri" w:hAnsi="Calibri" w:cs="Calibri"/>
          <w:sz w:val="24"/>
          <w:szCs w:val="24"/>
        </w:rPr>
        <w:t xml:space="preserve">such as unimanual </w:t>
      </w:r>
      <w:commentRangeStart w:id="43"/>
      <w:r>
        <w:rPr>
          <w:rFonts w:ascii="Calibri" w:eastAsia="Calibri" w:hAnsi="Calibri" w:cs="Calibri"/>
          <w:sz w:val="24"/>
          <w:szCs w:val="24"/>
        </w:rPr>
        <w:t>reaching and rubbing</w:t>
      </w:r>
      <w:commentRangeEnd w:id="43"/>
      <w:r w:rsidR="0082633E">
        <w:rPr>
          <w:rStyle w:val="CommentReference"/>
        </w:rPr>
        <w:commentReference w:id="43"/>
      </w:r>
      <w:r>
        <w:rPr>
          <w:rFonts w:ascii="Calibri" w:eastAsia="Calibri" w:hAnsi="Calibri" w:cs="Calibri"/>
          <w:sz w:val="24"/>
          <w:szCs w:val="24"/>
        </w:rPr>
        <w:t xml:space="preserve">, as well as more demanding behaviors like coordinated bimanual manipulation, extractive foraging, and stone-tool use to process nuts and marine invertebrates such as oysters (ref.). Oyster processing, in particular, imposes substantial motor challenges: oysters occur in dense, irregular clusters across a three-dimensional </w:t>
      </w:r>
      <w:commentRangeStart w:id="44"/>
      <w:r>
        <w:rPr>
          <w:rFonts w:ascii="Calibri" w:eastAsia="Calibri" w:hAnsi="Calibri" w:cs="Calibri"/>
          <w:sz w:val="24"/>
          <w:szCs w:val="24"/>
        </w:rPr>
        <w:t>foraging landscape</w:t>
      </w:r>
      <w:commentRangeEnd w:id="44"/>
      <w:r w:rsidR="0082633E">
        <w:rPr>
          <w:rStyle w:val="CommentReference"/>
        </w:rPr>
        <w:commentReference w:id="44"/>
      </w:r>
      <w:r>
        <w:rPr>
          <w:rFonts w:ascii="Calibri" w:eastAsia="Calibri" w:hAnsi="Calibri" w:cs="Calibri"/>
          <w:sz w:val="24"/>
          <w:szCs w:val="24"/>
        </w:rPr>
        <w:t xml:space="preserve">, often requiring macaques to strike at awkward angles, including overhead positions, while avoiding shell fragmentation that can reduce food yield or cause internal injury </w:t>
      </w:r>
      <w:hyperlink r:id="rId19">
        <w:r>
          <w:rPr>
            <w:rFonts w:ascii="Calibri" w:eastAsia="Calibri" w:hAnsi="Calibri" w:cs="Calibri"/>
            <w:sz w:val="24"/>
            <w:szCs w:val="24"/>
          </w:rPr>
          <w:t>(Luncz et al., 2024; Tan, 2017)</w:t>
        </w:r>
      </w:hyperlink>
      <w:r>
        <w:rPr>
          <w:rFonts w:ascii="Calibri" w:eastAsia="Calibri" w:hAnsi="Calibri" w:cs="Calibri"/>
          <w:sz w:val="24"/>
          <w:szCs w:val="24"/>
        </w:rPr>
        <w:t xml:space="preserve">. Because individuals routinely engage in a continuum of tasks varying in cognitive and motor demands, this species provides a rare </w:t>
      </w:r>
      <w:r>
        <w:rPr>
          <w:rFonts w:ascii="Calibri" w:eastAsia="Calibri" w:hAnsi="Calibri" w:cs="Calibri"/>
          <w:sz w:val="24"/>
          <w:szCs w:val="24"/>
        </w:rPr>
        <w:lastRenderedPageBreak/>
        <w:t>opportunity to examine how differences in behavioral demands influence the expression of hand preferences. Their broad manipulative repertoire therefore makes long-tailed macaques a powerful model system for investigating the evolutionary origins of manual lateralization in primates.</w:t>
      </w:r>
    </w:p>
    <w:p w14:paraId="0000001B" w14:textId="77777777" w:rsidR="00FB0C23" w:rsidRDefault="00FB0C23">
      <w:pPr>
        <w:jc w:val="both"/>
        <w:rPr>
          <w:rFonts w:ascii="Calibri" w:eastAsia="Calibri" w:hAnsi="Calibri" w:cs="Calibri"/>
          <w:sz w:val="24"/>
          <w:szCs w:val="24"/>
        </w:rPr>
      </w:pPr>
    </w:p>
    <w:p w14:paraId="0000001C" w14:textId="77777777" w:rsidR="00FB0C23" w:rsidRDefault="000F11BA">
      <w:pPr>
        <w:numPr>
          <w:ilvl w:val="0"/>
          <w:numId w:val="4"/>
        </w:numPr>
        <w:jc w:val="both"/>
        <w:rPr>
          <w:rFonts w:ascii="Calibri" w:eastAsia="Calibri" w:hAnsi="Calibri" w:cs="Calibri"/>
          <w:sz w:val="24"/>
          <w:szCs w:val="24"/>
        </w:rPr>
      </w:pPr>
      <w:r>
        <w:rPr>
          <w:rFonts w:ascii="Calibri" w:eastAsia="Calibri" w:hAnsi="Calibri" w:cs="Calibri"/>
          <w:sz w:val="24"/>
          <w:szCs w:val="24"/>
        </w:rPr>
        <w:t xml:space="preserve">Introduce the field site of Koh </w:t>
      </w:r>
      <w:proofErr w:type="spellStart"/>
      <w:r>
        <w:rPr>
          <w:rFonts w:ascii="Calibri" w:eastAsia="Calibri" w:hAnsi="Calibri" w:cs="Calibri"/>
          <w:sz w:val="24"/>
          <w:szCs w:val="24"/>
        </w:rPr>
        <w:t>Boi</w:t>
      </w:r>
      <w:proofErr w:type="spellEnd"/>
      <w:r>
        <w:rPr>
          <w:rFonts w:ascii="Calibri" w:eastAsia="Calibri" w:hAnsi="Calibri" w:cs="Calibri"/>
          <w:sz w:val="24"/>
          <w:szCs w:val="24"/>
        </w:rPr>
        <w:t xml:space="preserve"> and what exactly you tested here</w:t>
      </w:r>
    </w:p>
    <w:p w14:paraId="0000001D" w14:textId="55084279" w:rsidR="00FB0C23" w:rsidRDefault="000F11BA">
      <w:pPr>
        <w:jc w:val="both"/>
        <w:rPr>
          <w:rFonts w:ascii="Calibri" w:eastAsia="Calibri" w:hAnsi="Calibri" w:cs="Calibri"/>
          <w:sz w:val="24"/>
          <w:szCs w:val="24"/>
        </w:rPr>
      </w:pPr>
      <w:commentRangeStart w:id="45"/>
      <w:r>
        <w:rPr>
          <w:rFonts w:ascii="Calibri" w:eastAsia="Calibri" w:hAnsi="Calibri" w:cs="Calibri"/>
          <w:sz w:val="24"/>
          <w:szCs w:val="24"/>
        </w:rPr>
        <w:t xml:space="preserve">We studied a coastal-dwelling group of stone-tool-using long-tailed macaques on the island of Koh </w:t>
      </w:r>
      <w:proofErr w:type="spellStart"/>
      <w:r>
        <w:rPr>
          <w:rFonts w:ascii="Calibri" w:eastAsia="Calibri" w:hAnsi="Calibri" w:cs="Calibri"/>
          <w:sz w:val="24"/>
          <w:szCs w:val="24"/>
        </w:rPr>
        <w:t>Boi</w:t>
      </w:r>
      <w:proofErr w:type="spellEnd"/>
      <w:r>
        <w:rPr>
          <w:rFonts w:ascii="Calibri" w:eastAsia="Calibri" w:hAnsi="Calibri" w:cs="Calibri"/>
          <w:sz w:val="24"/>
          <w:szCs w:val="24"/>
        </w:rPr>
        <w:t xml:space="preserve"> in </w:t>
      </w:r>
      <w:proofErr w:type="spellStart"/>
      <w:r>
        <w:rPr>
          <w:rFonts w:ascii="Calibri" w:eastAsia="Calibri" w:hAnsi="Calibri" w:cs="Calibri"/>
          <w:sz w:val="24"/>
          <w:szCs w:val="24"/>
        </w:rPr>
        <w:t>Ao</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Phang</w:t>
      </w:r>
      <w:proofErr w:type="spellEnd"/>
      <w:r>
        <w:rPr>
          <w:rFonts w:ascii="Calibri" w:eastAsia="Calibri" w:hAnsi="Calibri" w:cs="Calibri"/>
          <w:sz w:val="24"/>
          <w:szCs w:val="24"/>
        </w:rPr>
        <w:t>-Nga National Park</w:t>
      </w:r>
      <w:ins w:id="46" w:author="Lydia Luncz" w:date="2026-01-25T13:44:00Z">
        <w:r w:rsidR="00766EEC">
          <w:rPr>
            <w:rFonts w:ascii="Calibri" w:eastAsia="Calibri" w:hAnsi="Calibri" w:cs="Calibri"/>
            <w:sz w:val="24"/>
            <w:szCs w:val="24"/>
          </w:rPr>
          <w:t xml:space="preserve"> in Southern Thailand</w:t>
        </w:r>
      </w:ins>
      <w:commentRangeEnd w:id="45"/>
      <w:ins w:id="47" w:author="Lydia Luncz" w:date="2026-01-25T13:46:00Z">
        <w:r w:rsidR="00766EEC">
          <w:rPr>
            <w:rStyle w:val="CommentReference"/>
          </w:rPr>
          <w:commentReference w:id="45"/>
        </w:r>
      </w:ins>
      <w:r>
        <w:rPr>
          <w:rFonts w:ascii="Calibri" w:eastAsia="Calibri" w:hAnsi="Calibri" w:cs="Calibri"/>
          <w:sz w:val="24"/>
          <w:szCs w:val="24"/>
        </w:rPr>
        <w:t xml:space="preserve">. Our first aim was to test whether individuals exhibit stronger and more consistent hand preferences during complex tasks than during simpler manual actions. </w:t>
      </w:r>
      <w:commentRangeStart w:id="48"/>
      <w:r>
        <w:rPr>
          <w:rFonts w:ascii="Calibri" w:eastAsia="Calibri" w:hAnsi="Calibri" w:cs="Calibri"/>
          <w:sz w:val="24"/>
          <w:szCs w:val="24"/>
        </w:rPr>
        <w:t>Because stone-tool-assisted foraging places higher demands on motor control and action sequencing</w:t>
      </w:r>
      <w:commentRangeEnd w:id="48"/>
      <w:r w:rsidR="00766EEC">
        <w:rPr>
          <w:rStyle w:val="CommentReference"/>
        </w:rPr>
        <w:commentReference w:id="48"/>
      </w:r>
      <w:r>
        <w:rPr>
          <w:rFonts w:ascii="Calibri" w:eastAsia="Calibri" w:hAnsi="Calibri" w:cs="Calibri"/>
          <w:sz w:val="24"/>
          <w:szCs w:val="24"/>
        </w:rPr>
        <w:t xml:space="preserve">, we predicted that individuals would show clearer hand preferences during these complex behaviors than during low-demand actions such as rubbing or food washing. Consistent with patterns reported in </w:t>
      </w:r>
      <w:commentRangeStart w:id="49"/>
      <w:r>
        <w:rPr>
          <w:rFonts w:ascii="Calibri" w:eastAsia="Calibri" w:hAnsi="Calibri" w:cs="Calibri"/>
          <w:sz w:val="24"/>
          <w:szCs w:val="24"/>
        </w:rPr>
        <w:t xml:space="preserve">other primate species, </w:t>
      </w:r>
      <w:commentRangeEnd w:id="49"/>
      <w:r w:rsidR="00766EEC">
        <w:rPr>
          <w:rStyle w:val="CommentReference"/>
        </w:rPr>
        <w:commentReference w:id="49"/>
      </w:r>
      <w:r>
        <w:rPr>
          <w:rFonts w:ascii="Calibri" w:eastAsia="Calibri" w:hAnsi="Calibri" w:cs="Calibri"/>
          <w:sz w:val="24"/>
          <w:szCs w:val="24"/>
        </w:rPr>
        <w:t>we did not expect these individual-level asymmetries to align directionally at the population level.</w:t>
      </w:r>
    </w:p>
    <w:p w14:paraId="0000001E" w14:textId="77777777" w:rsidR="00FB0C23" w:rsidRDefault="00FB0C23">
      <w:pPr>
        <w:jc w:val="both"/>
        <w:rPr>
          <w:rFonts w:ascii="Calibri" w:eastAsia="Calibri" w:hAnsi="Calibri" w:cs="Calibri"/>
          <w:sz w:val="24"/>
          <w:szCs w:val="24"/>
        </w:rPr>
      </w:pPr>
    </w:p>
    <w:p w14:paraId="0000001F" w14:textId="0E638BC0" w:rsidR="00FB0C23" w:rsidRDefault="000F11BA">
      <w:pPr>
        <w:jc w:val="both"/>
        <w:rPr>
          <w:rFonts w:ascii="Calibri" w:eastAsia="Calibri" w:hAnsi="Calibri" w:cs="Calibri"/>
          <w:sz w:val="24"/>
          <w:szCs w:val="24"/>
        </w:rPr>
      </w:pPr>
      <w:r>
        <w:rPr>
          <w:rFonts w:ascii="Calibri" w:eastAsia="Calibri" w:hAnsi="Calibri" w:cs="Calibri"/>
          <w:sz w:val="24"/>
          <w:szCs w:val="24"/>
        </w:rPr>
        <w:t xml:space="preserve">Our second aim addressed the question of </w:t>
      </w:r>
      <w:ins w:id="50" w:author="Lydia Luncz" w:date="2026-01-25T13:47:00Z">
        <w:r w:rsidR="00766EEC">
          <w:rPr>
            <w:rFonts w:ascii="Calibri" w:eastAsia="Calibri" w:hAnsi="Calibri" w:cs="Calibri"/>
            <w:sz w:val="24"/>
            <w:szCs w:val="24"/>
          </w:rPr>
          <w:t xml:space="preserve">if </w:t>
        </w:r>
      </w:ins>
      <w:del w:id="51" w:author="Lydia Luncz" w:date="2026-01-25T13:47:00Z">
        <w:r w:rsidDel="00766EEC">
          <w:rPr>
            <w:rFonts w:ascii="Calibri" w:eastAsia="Calibri" w:hAnsi="Calibri" w:cs="Calibri"/>
            <w:sz w:val="24"/>
            <w:szCs w:val="24"/>
          </w:rPr>
          <w:delText>why</w:delText>
        </w:r>
      </w:del>
      <w:r>
        <w:rPr>
          <w:rFonts w:ascii="Calibri" w:eastAsia="Calibri" w:hAnsi="Calibri" w:cs="Calibri"/>
          <w:sz w:val="24"/>
          <w:szCs w:val="24"/>
        </w:rPr>
        <w:t xml:space="preserve"> population-level biases </w:t>
      </w:r>
      <w:del w:id="52" w:author="Lydia Luncz" w:date="2026-01-25T13:47:00Z">
        <w:r w:rsidDel="00766EEC">
          <w:rPr>
            <w:rFonts w:ascii="Calibri" w:eastAsia="Calibri" w:hAnsi="Calibri" w:cs="Calibri"/>
            <w:sz w:val="24"/>
            <w:szCs w:val="24"/>
          </w:rPr>
          <w:delText>do or do not</w:delText>
        </w:r>
      </w:del>
      <w:r>
        <w:rPr>
          <w:rFonts w:ascii="Calibri" w:eastAsia="Calibri" w:hAnsi="Calibri" w:cs="Calibri"/>
          <w:sz w:val="24"/>
          <w:szCs w:val="24"/>
        </w:rPr>
        <w:t xml:space="preserve"> emerge</w:t>
      </w:r>
      <w:ins w:id="53" w:author="Lydia Luncz" w:date="2026-01-25T13:47:00Z">
        <w:r w:rsidR="00766EEC">
          <w:rPr>
            <w:rFonts w:ascii="Calibri" w:eastAsia="Calibri" w:hAnsi="Calibri" w:cs="Calibri"/>
            <w:sz w:val="24"/>
            <w:szCs w:val="24"/>
          </w:rPr>
          <w:t xml:space="preserve"> when performing complex tasks</w:t>
        </w:r>
      </w:ins>
      <w:del w:id="54" w:author="Lydia Luncz" w:date="2026-01-25T13:47:00Z">
        <w:r w:rsidDel="00766EEC">
          <w:rPr>
            <w:rFonts w:ascii="Calibri" w:eastAsia="Calibri" w:hAnsi="Calibri" w:cs="Calibri"/>
            <w:sz w:val="24"/>
            <w:szCs w:val="24"/>
          </w:rPr>
          <w:delText>, a central issue across primate handedness research</w:delText>
        </w:r>
      </w:del>
      <w:r>
        <w:rPr>
          <w:rFonts w:ascii="Calibri" w:eastAsia="Calibri" w:hAnsi="Calibri" w:cs="Calibri"/>
          <w:sz w:val="24"/>
          <w:szCs w:val="24"/>
        </w:rPr>
        <w:t xml:space="preserve">. Oyster foraging on </w:t>
      </w:r>
      <w:commentRangeStart w:id="55"/>
      <w:r>
        <w:rPr>
          <w:rFonts w:ascii="Calibri" w:eastAsia="Calibri" w:hAnsi="Calibri" w:cs="Calibri"/>
          <w:sz w:val="24"/>
          <w:szCs w:val="24"/>
        </w:rPr>
        <w:t xml:space="preserve">Koh </w:t>
      </w:r>
      <w:proofErr w:type="spellStart"/>
      <w:r>
        <w:rPr>
          <w:rFonts w:ascii="Calibri" w:eastAsia="Calibri" w:hAnsi="Calibri" w:cs="Calibri"/>
          <w:sz w:val="24"/>
          <w:szCs w:val="24"/>
        </w:rPr>
        <w:t>Boi</w:t>
      </w:r>
      <w:proofErr w:type="spellEnd"/>
      <w:r>
        <w:rPr>
          <w:rFonts w:ascii="Calibri" w:eastAsia="Calibri" w:hAnsi="Calibri" w:cs="Calibri"/>
          <w:sz w:val="24"/>
          <w:szCs w:val="24"/>
        </w:rPr>
        <w:t xml:space="preserve"> </w:t>
      </w:r>
      <w:commentRangeEnd w:id="55"/>
      <w:r w:rsidR="00766EEC">
        <w:rPr>
          <w:rStyle w:val="CommentReference"/>
        </w:rPr>
        <w:commentReference w:id="55"/>
      </w:r>
      <w:r>
        <w:rPr>
          <w:rFonts w:ascii="Calibri" w:eastAsia="Calibri" w:hAnsi="Calibri" w:cs="Calibri"/>
          <w:sz w:val="24"/>
          <w:szCs w:val="24"/>
        </w:rPr>
        <w:t xml:space="preserve">occurs on exposed rocky shores lacking structural refuge, where macaques are vulnerable to avian predators and human disturbance. Such open habitats might prompt individuals to remain in close proximity as an anti-predator strategy (ref). However, this need for proximity must be balanced against the efficiency costs imposed </w:t>
      </w:r>
      <w:commentRangeStart w:id="56"/>
      <w:r>
        <w:rPr>
          <w:rFonts w:ascii="Calibri" w:eastAsia="Calibri" w:hAnsi="Calibri" w:cs="Calibri"/>
          <w:sz w:val="24"/>
          <w:szCs w:val="24"/>
        </w:rPr>
        <w:t>by the Optimal Foraging Theory (ref).</w:t>
      </w:r>
      <w:commentRangeEnd w:id="56"/>
      <w:r w:rsidR="00054583">
        <w:rPr>
          <w:rStyle w:val="CommentReference"/>
        </w:rPr>
        <w:commentReference w:id="56"/>
      </w:r>
      <w:r>
        <w:rPr>
          <w:rFonts w:ascii="Calibri" w:eastAsia="Calibri" w:hAnsi="Calibri" w:cs="Calibri"/>
          <w:sz w:val="24"/>
          <w:szCs w:val="24"/>
        </w:rPr>
        <w:t xml:space="preserve"> Because oysters adhere to irregular substrates at varying orientations, certain striking angles may be more accessible for left- or right-handed tool users. Thus, one potential resolution to this trade-off could be that individuals with different hand preferences associate more closely during oyster processing. We therefore tested whether individual handedness predicts fine-scale spatial associations during oyster foraging, allowing us to evaluate whether individual-level asymmetries can structure group-level foraging patterns under specific ecological constraints and, whether such dynamics may offer a plausible pathway through which population-level patterns could emerge.</w:t>
      </w:r>
    </w:p>
    <w:p w14:paraId="00000020" w14:textId="77777777" w:rsidR="00FB0C23" w:rsidRDefault="00FB0C23">
      <w:pPr>
        <w:jc w:val="both"/>
        <w:rPr>
          <w:rFonts w:ascii="Calibri" w:eastAsia="Calibri" w:hAnsi="Calibri" w:cs="Calibri"/>
          <w:sz w:val="24"/>
          <w:szCs w:val="24"/>
        </w:rPr>
      </w:pPr>
    </w:p>
    <w:p w14:paraId="00000021" w14:textId="77777777" w:rsidR="00FB0C23" w:rsidRDefault="000F11BA">
      <w:pPr>
        <w:numPr>
          <w:ilvl w:val="0"/>
          <w:numId w:val="6"/>
        </w:numPr>
        <w:jc w:val="both"/>
        <w:rPr>
          <w:rFonts w:ascii="Calibri" w:eastAsia="Calibri" w:hAnsi="Calibri" w:cs="Calibri"/>
          <w:sz w:val="24"/>
          <w:szCs w:val="24"/>
        </w:rPr>
      </w:pPr>
      <w:r>
        <w:rPr>
          <w:rFonts w:ascii="Calibri" w:eastAsia="Calibri" w:hAnsi="Calibri" w:cs="Calibri"/>
          <w:sz w:val="24"/>
          <w:szCs w:val="24"/>
        </w:rPr>
        <w:t>One or two summary sentences bringing it back to the bigger picture and what monkeys can tell us about the evolution of handedness.</w:t>
      </w:r>
    </w:p>
    <w:p w14:paraId="00000022" w14:textId="2F3A4BC4" w:rsidR="00FB0C23" w:rsidRDefault="000F11BA">
      <w:pPr>
        <w:jc w:val="both"/>
        <w:rPr>
          <w:rFonts w:ascii="Calibri" w:eastAsia="Calibri" w:hAnsi="Calibri" w:cs="Calibri"/>
          <w:sz w:val="24"/>
          <w:szCs w:val="24"/>
        </w:rPr>
      </w:pPr>
      <w:r>
        <w:rPr>
          <w:rFonts w:ascii="Calibri" w:eastAsia="Calibri" w:hAnsi="Calibri" w:cs="Calibri"/>
          <w:sz w:val="24"/>
          <w:szCs w:val="24"/>
        </w:rPr>
        <w:t xml:space="preserve">Together, these aims allow us to identify the factors that generate individual hand preferences and to assess the conditions under which such asymmetries may, or may not, consolidate into group-level patterns. By evaluating these processes in a tool-using macaque population, our study provides </w:t>
      </w:r>
      <w:ins w:id="57" w:author="Lydia Luncz" w:date="2026-01-25T13:57:00Z">
        <w:r w:rsidR="00054583">
          <w:rPr>
            <w:rFonts w:ascii="Calibri" w:eastAsia="Calibri" w:hAnsi="Calibri" w:cs="Calibri"/>
            <w:sz w:val="24"/>
            <w:szCs w:val="24"/>
          </w:rPr>
          <w:t xml:space="preserve">insight into </w:t>
        </w:r>
      </w:ins>
      <w:del w:id="58" w:author="Lydia Luncz" w:date="2026-01-25T13:57:00Z">
        <w:r w:rsidDel="00054583">
          <w:rPr>
            <w:rFonts w:ascii="Calibri" w:eastAsia="Calibri" w:hAnsi="Calibri" w:cs="Calibri"/>
            <w:sz w:val="24"/>
            <w:szCs w:val="24"/>
          </w:rPr>
          <w:delText>a comparative lens on</w:delText>
        </w:r>
      </w:del>
      <w:r>
        <w:rPr>
          <w:rFonts w:ascii="Calibri" w:eastAsia="Calibri" w:hAnsi="Calibri" w:cs="Calibri"/>
          <w:sz w:val="24"/>
          <w:szCs w:val="24"/>
        </w:rPr>
        <w:t xml:space="preserve"> the evolutionary </w:t>
      </w:r>
      <w:ins w:id="59" w:author="Lydia Luncz" w:date="2026-01-25T13:57:00Z">
        <w:r w:rsidR="00054583">
          <w:rPr>
            <w:rFonts w:ascii="Calibri" w:eastAsia="Calibri" w:hAnsi="Calibri" w:cs="Calibri"/>
            <w:sz w:val="24"/>
            <w:szCs w:val="24"/>
          </w:rPr>
          <w:t>mechanisms</w:t>
        </w:r>
      </w:ins>
      <w:del w:id="60" w:author="Lydia Luncz" w:date="2026-01-25T13:57:00Z">
        <w:r w:rsidDel="00054583">
          <w:rPr>
            <w:rFonts w:ascii="Calibri" w:eastAsia="Calibri" w:hAnsi="Calibri" w:cs="Calibri"/>
            <w:sz w:val="24"/>
            <w:szCs w:val="24"/>
          </w:rPr>
          <w:delText>forces</w:delText>
        </w:r>
      </w:del>
      <w:r>
        <w:rPr>
          <w:rFonts w:ascii="Calibri" w:eastAsia="Calibri" w:hAnsi="Calibri" w:cs="Calibri"/>
          <w:sz w:val="24"/>
          <w:szCs w:val="24"/>
        </w:rPr>
        <w:t xml:space="preserve"> shaping lateralized action in primates </w:t>
      </w:r>
      <w:del w:id="61" w:author="Lydia Luncz" w:date="2026-01-25T13:58:00Z">
        <w:r w:rsidDel="00054583">
          <w:rPr>
            <w:rFonts w:ascii="Calibri" w:eastAsia="Calibri" w:hAnsi="Calibri" w:cs="Calibri"/>
            <w:sz w:val="24"/>
            <w:szCs w:val="24"/>
          </w:rPr>
          <w:delText>and contributes to broader efforts to understand the origins of human handedness.</w:delText>
        </w:r>
      </w:del>
    </w:p>
    <w:p w14:paraId="00000031" w14:textId="77777777" w:rsidR="00FB0C23" w:rsidRDefault="00FB0C23">
      <w:pPr>
        <w:jc w:val="both"/>
        <w:rPr>
          <w:rFonts w:ascii="Calibri" w:eastAsia="Calibri" w:hAnsi="Calibri" w:cs="Calibri"/>
          <w:sz w:val="24"/>
          <w:szCs w:val="24"/>
        </w:rPr>
      </w:pPr>
      <w:bookmarkStart w:id="62" w:name="_GoBack"/>
      <w:bookmarkEnd w:id="62"/>
    </w:p>
    <w:sectPr w:rsidR="00FB0C23">
      <w:pgSz w:w="12240" w:h="15840"/>
      <w:pgMar w:top="1440" w:right="1440" w:bottom="1440" w:left="1440" w:header="720" w:footer="720" w:gutter="0"/>
      <w:lnNumType w:countBy="1" w:restart="continuous"/>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 w:author="Lydia Luncz" w:date="2026-01-22T10:06:00Z" w:initials="LL">
    <w:p w14:paraId="509B11A8" w14:textId="77777777" w:rsidR="00E834AB" w:rsidRDefault="00E834AB">
      <w:pPr>
        <w:pStyle w:val="CommentText"/>
      </w:pPr>
      <w:r>
        <w:rPr>
          <w:rStyle w:val="CommentReference"/>
        </w:rPr>
        <w:annotationRef/>
      </w:r>
      <w:r>
        <w:t xml:space="preserve">I would stay away from explaining the neural explanation for it. Although true, it is not the topic of your research and just will make the paper look less streamlined if you are trying to explain everything known associated with the topic of handedness. </w:t>
      </w:r>
    </w:p>
    <w:p w14:paraId="413E932A" w14:textId="01A24EDC" w:rsidR="00E834AB" w:rsidRDefault="00E834AB">
      <w:pPr>
        <w:pStyle w:val="CommentText"/>
      </w:pPr>
      <w:r>
        <w:t xml:space="preserve">You need to stay with the main topic of complexity and social consequences. </w:t>
      </w:r>
    </w:p>
  </w:comment>
  <w:comment w:id="14" w:author="Lydia Luncz" w:date="2026-01-22T10:11:00Z" w:initials="LL">
    <w:p w14:paraId="52B0180F" w14:textId="0AA6EC01" w:rsidR="00E834AB" w:rsidRDefault="00E834AB">
      <w:pPr>
        <w:pStyle w:val="CommentText"/>
      </w:pPr>
      <w:r>
        <w:rPr>
          <w:rStyle w:val="CommentReference"/>
        </w:rPr>
        <w:annotationRef/>
      </w:r>
      <w:r>
        <w:t xml:space="preserve">I think this needs to come later when you introduce the comparative aspect across primates, as to my knowledge there are no human </w:t>
      </w:r>
      <w:proofErr w:type="spellStart"/>
      <w:r>
        <w:t>societeis</w:t>
      </w:r>
      <w:proofErr w:type="spellEnd"/>
      <w:r>
        <w:t xml:space="preserve"> with ambivalent handedness so that will be confusing to the reader</w:t>
      </w:r>
    </w:p>
  </w:comment>
  <w:comment w:id="15" w:author="Lydia Luncz" w:date="2026-01-22T10:14:00Z" w:initials="LL">
    <w:p w14:paraId="327FFBA7" w14:textId="77777777" w:rsidR="00E834AB" w:rsidRDefault="00E834AB">
      <w:pPr>
        <w:pStyle w:val="CommentText"/>
      </w:pPr>
      <w:r>
        <w:rPr>
          <w:rStyle w:val="CommentReference"/>
        </w:rPr>
        <w:annotationRef/>
      </w:r>
      <w:r>
        <w:t>This again is too detailed, it is not the topic of your paper and just deviates from the flow. You can summarize it the following:</w:t>
      </w:r>
    </w:p>
    <w:p w14:paraId="585541C1" w14:textId="1CDF683D" w:rsidR="00E834AB" w:rsidRDefault="00E834AB">
      <w:pPr>
        <w:pStyle w:val="CommentText"/>
      </w:pPr>
      <w:r>
        <w:t xml:space="preserve">The bias toward right-handedness may have deep evolutionary roots within our lineage (all </w:t>
      </w:r>
      <w:proofErr w:type="spellStart"/>
      <w:r>
        <w:t>Freyer</w:t>
      </w:r>
      <w:proofErr w:type="spellEnd"/>
      <w:r>
        <w:t xml:space="preserve"> et al.). </w:t>
      </w:r>
    </w:p>
  </w:comment>
  <w:comment w:id="18" w:author="Lydia Luncz" w:date="2026-01-22T10:35:00Z" w:initials="LL">
    <w:p w14:paraId="52623C4D" w14:textId="27C25724" w:rsidR="00452BC0" w:rsidRDefault="00452BC0">
      <w:pPr>
        <w:pStyle w:val="CommentText"/>
      </w:pPr>
      <w:r>
        <w:rPr>
          <w:rStyle w:val="CommentReference"/>
        </w:rPr>
        <w:annotationRef/>
      </w:r>
      <w:r>
        <w:t xml:space="preserve">This can also just be one sentence that suggests that there is some genetic </w:t>
      </w:r>
      <w:proofErr w:type="spellStart"/>
      <w:r>
        <w:t>predispositon</w:t>
      </w:r>
      <w:proofErr w:type="spellEnd"/>
      <w:r>
        <w:t xml:space="preserve"> that is </w:t>
      </w:r>
      <w:proofErr w:type="spellStart"/>
      <w:r>
        <w:t>furhter</w:t>
      </w:r>
      <w:proofErr w:type="spellEnd"/>
      <w:r>
        <w:t xml:space="preserve"> </w:t>
      </w:r>
      <w:proofErr w:type="spellStart"/>
      <w:r>
        <w:t>shpaed</w:t>
      </w:r>
      <w:proofErr w:type="spellEnd"/>
      <w:r>
        <w:t xml:space="preserve"> by environmental circumstance. No need to go into </w:t>
      </w:r>
      <w:proofErr w:type="spellStart"/>
      <w:r>
        <w:t>detials</w:t>
      </w:r>
      <w:proofErr w:type="spellEnd"/>
      <w:r>
        <w:t xml:space="preserve"> as again, this is not the topic of your paper. </w:t>
      </w:r>
    </w:p>
  </w:comment>
  <w:comment w:id="24" w:author="Lydia Luncz" w:date="2026-01-22T10:29:00Z" w:initials="LL">
    <w:p w14:paraId="2D8B5F3E" w14:textId="77777777" w:rsidR="00E834AB" w:rsidRDefault="00E834AB">
      <w:pPr>
        <w:pStyle w:val="CommentText"/>
      </w:pPr>
      <w:r>
        <w:rPr>
          <w:rStyle w:val="CommentReference"/>
        </w:rPr>
        <w:annotationRef/>
      </w:r>
      <w:r>
        <w:t>This again is way too detailed, I suggest a short summary followed by the explanation for comparative models:</w:t>
      </w:r>
    </w:p>
    <w:p w14:paraId="1EC3A003" w14:textId="0F17455D" w:rsidR="00E834AB" w:rsidRDefault="00E834AB">
      <w:pPr>
        <w:pStyle w:val="CommentText"/>
      </w:pPr>
      <w:r>
        <w:t>Evolutionary accounts of handedness converge on the idea that selective pressures linked to posture, skilled manipulation, and task complexity promoted consistent manual preferences in humans</w:t>
      </w:r>
    </w:p>
  </w:comment>
  <w:comment w:id="27" w:author="Lydia Luncz" w:date="2026-01-22T10:30:00Z" w:initials="LL">
    <w:p w14:paraId="6B488BB2" w14:textId="77777777" w:rsidR="00E834AB" w:rsidRDefault="00E834AB">
      <w:pPr>
        <w:pStyle w:val="CommentText"/>
      </w:pPr>
      <w:r>
        <w:rPr>
          <w:rStyle w:val="CommentReference"/>
        </w:rPr>
        <w:annotationRef/>
      </w:r>
      <w:r>
        <w:t xml:space="preserve">This I think you can keep. But you have not told us yet that humans are special in that and that other primates do not have such strong </w:t>
      </w:r>
      <w:proofErr w:type="spellStart"/>
      <w:r>
        <w:t>lateralisation</w:t>
      </w:r>
      <w:proofErr w:type="spellEnd"/>
      <w:r>
        <w:t xml:space="preserve">. </w:t>
      </w:r>
    </w:p>
    <w:p w14:paraId="4C4F7C26" w14:textId="77777777" w:rsidR="00452BC0" w:rsidRDefault="00E834AB">
      <w:pPr>
        <w:pStyle w:val="CommentText"/>
      </w:pPr>
      <w:proofErr w:type="gramStart"/>
      <w:r>
        <w:t>So</w:t>
      </w:r>
      <w:proofErr w:type="gramEnd"/>
      <w:r>
        <w:t xml:space="preserve"> you need to introduce this </w:t>
      </w:r>
      <w:r w:rsidR="00452BC0">
        <w:t>first. I suggest it can come right after the first sentence of the paper:</w:t>
      </w:r>
    </w:p>
    <w:p w14:paraId="706B0AB3" w14:textId="162AA5E9" w:rsidR="00E834AB" w:rsidRDefault="00452BC0">
      <w:pPr>
        <w:pStyle w:val="CommentText"/>
      </w:pPr>
      <w:r>
        <w:t>Humans are unique in showing this pronounced, species-wide bias in handedness; in contrast, other primates generally lack consistent population-level lateralization</w:t>
      </w:r>
      <w:r w:rsidR="00E834AB">
        <w:t xml:space="preserve"> </w:t>
      </w:r>
    </w:p>
  </w:comment>
  <w:comment w:id="29" w:author="Lydia Luncz" w:date="2026-01-22T10:39:00Z" w:initials="LL">
    <w:p w14:paraId="733CF476" w14:textId="6FACA873" w:rsidR="00452BC0" w:rsidRDefault="00452BC0">
      <w:pPr>
        <w:pStyle w:val="CommentText"/>
      </w:pPr>
      <w:r>
        <w:rPr>
          <w:rStyle w:val="CommentReference"/>
        </w:rPr>
        <w:annotationRef/>
      </w:r>
      <w:r>
        <w:t xml:space="preserve">Tested in </w:t>
      </w:r>
      <w:proofErr w:type="spellStart"/>
      <w:r>
        <w:t>capticity</w:t>
      </w:r>
      <w:proofErr w:type="spellEnd"/>
      <w:r>
        <w:t xml:space="preserve">, or are these wild observations. </w:t>
      </w:r>
    </w:p>
  </w:comment>
  <w:comment w:id="30" w:author="Lydia Luncz" w:date="2026-01-22T10:38:00Z" w:initials="LL">
    <w:p w14:paraId="0675A3C2" w14:textId="77777777" w:rsidR="00452BC0" w:rsidRDefault="00452BC0">
      <w:pPr>
        <w:pStyle w:val="CommentText"/>
      </w:pPr>
      <w:r>
        <w:rPr>
          <w:rStyle w:val="CommentReference"/>
        </w:rPr>
        <w:annotationRef/>
      </w:r>
      <w:r>
        <w:t xml:space="preserve">The tube </w:t>
      </w:r>
      <w:proofErr w:type="gramStart"/>
      <w:r>
        <w:t>test</w:t>
      </w:r>
      <w:proofErr w:type="gramEnd"/>
      <w:r>
        <w:t xml:space="preserve">? The reader will not know what you are referring </w:t>
      </w:r>
      <w:proofErr w:type="gramStart"/>
      <w:r>
        <w:t>about ,</w:t>
      </w:r>
      <w:proofErr w:type="gramEnd"/>
      <w:r>
        <w:t xml:space="preserve"> also that is again way to specific. </w:t>
      </w:r>
    </w:p>
    <w:p w14:paraId="41390725" w14:textId="19CA4CBF" w:rsidR="00452BC0" w:rsidRDefault="00452BC0">
      <w:pPr>
        <w:pStyle w:val="CommentText"/>
      </w:pPr>
      <w:r>
        <w:t xml:space="preserve">Are these captive tests? Then summarize accordingly. </w:t>
      </w:r>
    </w:p>
  </w:comment>
  <w:comment w:id="31" w:author="Lydia Luncz" w:date="2026-01-22T10:38:00Z" w:initials="LL">
    <w:p w14:paraId="7FF34E55" w14:textId="49599F6A" w:rsidR="00452BC0" w:rsidRDefault="00452BC0">
      <w:pPr>
        <w:pStyle w:val="CommentText"/>
      </w:pPr>
      <w:r>
        <w:rPr>
          <w:rStyle w:val="CommentReference"/>
        </w:rPr>
        <w:annotationRef/>
      </w:r>
      <w:r>
        <w:t>What does that mean?</w:t>
      </w:r>
    </w:p>
  </w:comment>
  <w:comment w:id="32" w:author="Lydia Luncz" w:date="2026-01-22T10:39:00Z" w:initials="LL">
    <w:p w14:paraId="5CB2EF90" w14:textId="4A1978FE" w:rsidR="00452BC0" w:rsidRDefault="00452BC0">
      <w:pPr>
        <w:pStyle w:val="CommentText"/>
      </w:pPr>
      <w:r>
        <w:rPr>
          <w:rStyle w:val="CommentReference"/>
        </w:rPr>
        <w:annotationRef/>
      </w:r>
      <w:r>
        <w:t xml:space="preserve">I don´t understand what that means. </w:t>
      </w:r>
    </w:p>
  </w:comment>
  <w:comment w:id="33" w:author="Lydia Luncz" w:date="2026-01-22T10:41:00Z" w:initials="LL">
    <w:p w14:paraId="74358C24" w14:textId="690832B8" w:rsidR="00452BC0" w:rsidRDefault="00452BC0">
      <w:pPr>
        <w:pStyle w:val="CommentText"/>
      </w:pPr>
      <w:r>
        <w:rPr>
          <w:rStyle w:val="CommentReference"/>
        </w:rPr>
        <w:annotationRef/>
      </w:r>
      <w:r>
        <w:t xml:space="preserve">Species name in brackets. When you mention a new species in your </w:t>
      </w:r>
      <w:r w:rsidR="00F100B5">
        <w:t xml:space="preserve">paper you always have to follow with the species name. </w:t>
      </w:r>
    </w:p>
  </w:comment>
  <w:comment w:id="34" w:author="Lydia Luncz" w:date="2026-01-22T10:40:00Z" w:initials="LL">
    <w:p w14:paraId="5650A6C8" w14:textId="785B5F47" w:rsidR="00452BC0" w:rsidRDefault="00452BC0">
      <w:pPr>
        <w:pStyle w:val="CommentText"/>
      </w:pPr>
      <w:r>
        <w:rPr>
          <w:rStyle w:val="CommentReference"/>
        </w:rPr>
        <w:annotationRef/>
      </w:r>
      <w:r>
        <w:t>What is that?</w:t>
      </w:r>
    </w:p>
  </w:comment>
  <w:comment w:id="35" w:author="Lydia Luncz" w:date="2026-01-22T10:42:00Z" w:initials="LL">
    <w:p w14:paraId="098F2704" w14:textId="60A82946" w:rsidR="00F100B5" w:rsidRDefault="00F100B5">
      <w:pPr>
        <w:pStyle w:val="CommentText"/>
      </w:pPr>
      <w:r>
        <w:rPr>
          <w:rStyle w:val="CommentReference"/>
        </w:rPr>
        <w:annotationRef/>
      </w:r>
      <w:r>
        <w:t>species</w:t>
      </w:r>
    </w:p>
  </w:comment>
  <w:comment w:id="36" w:author="Lydia Luncz" w:date="2026-01-22T10:40:00Z" w:initials="LL">
    <w:p w14:paraId="4E45F9DE" w14:textId="76362011" w:rsidR="00452BC0" w:rsidRDefault="00452BC0">
      <w:pPr>
        <w:pStyle w:val="CommentText"/>
      </w:pPr>
      <w:r>
        <w:rPr>
          <w:rStyle w:val="CommentReference"/>
        </w:rPr>
        <w:annotationRef/>
      </w:r>
      <w:r>
        <w:t xml:space="preserve">What is that? Stay consistent with specific terminology and don´t jump around. </w:t>
      </w:r>
      <w:r w:rsidR="00F100B5">
        <w:t xml:space="preserve">I don´t know from that </w:t>
      </w:r>
      <w:proofErr w:type="spellStart"/>
      <w:r w:rsidR="00F100B5">
        <w:t>sentece</w:t>
      </w:r>
      <w:proofErr w:type="spellEnd"/>
      <w:r w:rsidR="00F100B5">
        <w:t xml:space="preserve"> if they show laterality or not</w:t>
      </w:r>
    </w:p>
  </w:comment>
  <w:comment w:id="37" w:author="Lydia Luncz" w:date="2026-01-22T10:42:00Z" w:initials="LL">
    <w:p w14:paraId="10FD5C6E" w14:textId="1465B11F" w:rsidR="00F100B5" w:rsidRDefault="00F100B5">
      <w:pPr>
        <w:pStyle w:val="CommentText"/>
      </w:pPr>
      <w:r>
        <w:rPr>
          <w:rStyle w:val="CommentReference"/>
        </w:rPr>
        <w:annotationRef/>
      </w:r>
      <w:r>
        <w:t xml:space="preserve">What species, </w:t>
      </w:r>
      <w:proofErr w:type="spellStart"/>
      <w:r>
        <w:t>capitve</w:t>
      </w:r>
      <w:proofErr w:type="spellEnd"/>
      <w:r>
        <w:t xml:space="preserve"> or wild. It matters</w:t>
      </w:r>
    </w:p>
  </w:comment>
  <w:comment w:id="38" w:author="Lydia Luncz" w:date="2026-01-22T10:43:00Z" w:initials="LL">
    <w:p w14:paraId="7A374347" w14:textId="77777777" w:rsidR="00F100B5" w:rsidRDefault="00F100B5">
      <w:pPr>
        <w:pStyle w:val="CommentText"/>
      </w:pPr>
      <w:r>
        <w:rPr>
          <w:rStyle w:val="CommentReference"/>
        </w:rPr>
        <w:annotationRef/>
      </w:r>
      <w:r>
        <w:t xml:space="preserve">You did not show that here yet. Because you only mention complex tasks. You will have to structure that better. </w:t>
      </w:r>
    </w:p>
    <w:p w14:paraId="0FA892DF" w14:textId="77777777" w:rsidR="00F100B5" w:rsidRDefault="00F100B5">
      <w:pPr>
        <w:pStyle w:val="CommentText"/>
      </w:pPr>
      <w:r>
        <w:t xml:space="preserve">1. overall comparisons (38 </w:t>
      </w:r>
      <w:proofErr w:type="spellStart"/>
      <w:r>
        <w:t>speceis</w:t>
      </w:r>
      <w:proofErr w:type="spellEnd"/>
      <w:r>
        <w:t>, captive?)</w:t>
      </w:r>
    </w:p>
    <w:p w14:paraId="1D04CBA8" w14:textId="77777777" w:rsidR="00F100B5" w:rsidRDefault="00F100B5">
      <w:pPr>
        <w:pStyle w:val="CommentText"/>
      </w:pPr>
      <w:r>
        <w:t>2. task complexity with increased handedness</w:t>
      </w:r>
    </w:p>
    <w:p w14:paraId="205847D0" w14:textId="77777777" w:rsidR="00F100B5" w:rsidRDefault="00F100B5">
      <w:pPr>
        <w:pStyle w:val="CommentText"/>
      </w:pPr>
      <w:proofErr w:type="gramStart"/>
      <w:r>
        <w:t>3 .</w:t>
      </w:r>
      <w:proofErr w:type="gramEnd"/>
      <w:r>
        <w:t xml:space="preserve"> complex task and handedness</w:t>
      </w:r>
    </w:p>
    <w:p w14:paraId="263A952C" w14:textId="77777777" w:rsidR="0082633E" w:rsidRDefault="0082633E">
      <w:pPr>
        <w:pStyle w:val="CommentText"/>
      </w:pPr>
    </w:p>
    <w:p w14:paraId="2BF6DB30" w14:textId="77777777" w:rsidR="0082633E" w:rsidRDefault="0082633E">
      <w:pPr>
        <w:pStyle w:val="CommentText"/>
      </w:pPr>
      <w:r>
        <w:t xml:space="preserve">Then maybe you can </w:t>
      </w:r>
      <w:proofErr w:type="spellStart"/>
      <w:r>
        <w:t>introcude</w:t>
      </w:r>
      <w:proofErr w:type="spellEnd"/>
      <w:r>
        <w:t xml:space="preserve"> tool use as one of the most complex tasks in primates and what is known about that</w:t>
      </w:r>
    </w:p>
    <w:p w14:paraId="36322AFB" w14:textId="77777777" w:rsidR="0082633E" w:rsidRDefault="0082633E">
      <w:pPr>
        <w:pStyle w:val="CommentText"/>
      </w:pPr>
    </w:p>
    <w:p w14:paraId="4CD1E9AC" w14:textId="26399793" w:rsidR="0082633E" w:rsidRDefault="0082633E">
      <w:pPr>
        <w:pStyle w:val="CommentText"/>
      </w:pPr>
      <w:r>
        <w:t xml:space="preserve">Then you can introduce macaques. </w:t>
      </w:r>
    </w:p>
  </w:comment>
  <w:comment w:id="42" w:author="Lydia Luncz" w:date="2026-01-22T10:47:00Z" w:initials="LL">
    <w:p w14:paraId="65126242" w14:textId="24293659" w:rsidR="0082633E" w:rsidRDefault="0082633E">
      <w:pPr>
        <w:pStyle w:val="CommentText"/>
      </w:pPr>
      <w:r>
        <w:rPr>
          <w:rStyle w:val="CommentReference"/>
        </w:rPr>
        <w:annotationRef/>
      </w:r>
      <w:r>
        <w:t>Foraging?</w:t>
      </w:r>
    </w:p>
  </w:comment>
  <w:comment w:id="43" w:author="Lydia Luncz" w:date="2026-01-22T10:46:00Z" w:initials="LL">
    <w:p w14:paraId="106DCCEA" w14:textId="52191A56" w:rsidR="0082633E" w:rsidRDefault="0082633E">
      <w:pPr>
        <w:pStyle w:val="CommentText"/>
      </w:pPr>
      <w:r>
        <w:rPr>
          <w:rStyle w:val="CommentReference"/>
        </w:rPr>
        <w:annotationRef/>
      </w:r>
      <w:r>
        <w:t>For/of what?</w:t>
      </w:r>
    </w:p>
  </w:comment>
  <w:comment w:id="44" w:author="Lydia Luncz" w:date="2026-01-22T10:47:00Z" w:initials="LL">
    <w:p w14:paraId="66703A1A" w14:textId="77777777" w:rsidR="0082633E" w:rsidRDefault="0082633E">
      <w:pPr>
        <w:pStyle w:val="CommentText"/>
      </w:pPr>
      <w:r>
        <w:rPr>
          <w:rStyle w:val="CommentReference"/>
        </w:rPr>
        <w:annotationRef/>
      </w:r>
      <w:r>
        <w:t xml:space="preserve">The struggle is not the three </w:t>
      </w:r>
      <w:proofErr w:type="spellStart"/>
      <w:r>
        <w:t>dimentionl</w:t>
      </w:r>
      <w:proofErr w:type="spellEnd"/>
      <w:r>
        <w:t xml:space="preserve"> landscape, all primates forage in that. It is the three </w:t>
      </w:r>
      <w:proofErr w:type="spellStart"/>
      <w:r>
        <w:t>dimentionly</w:t>
      </w:r>
      <w:proofErr w:type="spellEnd"/>
      <w:r>
        <w:t xml:space="preserve"> space in which the percussive actions take place, you need to take the space to </w:t>
      </w:r>
      <w:proofErr w:type="spellStart"/>
      <w:r>
        <w:t>expalin</w:t>
      </w:r>
      <w:proofErr w:type="spellEnd"/>
      <w:r>
        <w:t xml:space="preserve"> that in more detail. </w:t>
      </w:r>
    </w:p>
    <w:p w14:paraId="0E7C8DFA" w14:textId="77777777" w:rsidR="0082633E" w:rsidRDefault="0082633E">
      <w:pPr>
        <w:pStyle w:val="CommentText"/>
      </w:pPr>
      <w:r>
        <w:t>One important rule remains:</w:t>
      </w:r>
    </w:p>
    <w:p w14:paraId="3626EE77" w14:textId="77777777" w:rsidR="0082633E" w:rsidRDefault="0082633E">
      <w:pPr>
        <w:pStyle w:val="CommentText"/>
      </w:pPr>
      <w:r>
        <w:t>ONE THOUGHT; ONE SENTENCE</w:t>
      </w:r>
    </w:p>
    <w:p w14:paraId="45A6A568" w14:textId="77777777" w:rsidR="0082633E" w:rsidRDefault="0082633E">
      <w:pPr>
        <w:pStyle w:val="CommentText"/>
      </w:pPr>
    </w:p>
    <w:p w14:paraId="10F8ED00" w14:textId="7900CEBE" w:rsidR="0082633E" w:rsidRDefault="0082633E">
      <w:pPr>
        <w:pStyle w:val="CommentText"/>
      </w:pPr>
      <w:r>
        <w:t xml:space="preserve">Do not squeeze multiple pieces of information into one sentence. </w:t>
      </w:r>
    </w:p>
  </w:comment>
  <w:comment w:id="45" w:author="Lydia Luncz" w:date="2026-01-25T13:46:00Z" w:initials="LL">
    <w:p w14:paraId="37B20E67" w14:textId="58CF8E74" w:rsidR="00766EEC" w:rsidRDefault="00766EEC">
      <w:pPr>
        <w:pStyle w:val="CommentText"/>
      </w:pPr>
      <w:r>
        <w:rPr>
          <w:rStyle w:val="CommentReference"/>
        </w:rPr>
        <w:annotationRef/>
      </w:r>
      <w:r>
        <w:t>Needs a reference</w:t>
      </w:r>
    </w:p>
  </w:comment>
  <w:comment w:id="48" w:author="Lydia Luncz" w:date="2026-01-25T13:46:00Z" w:initials="LL">
    <w:p w14:paraId="132CD8A9" w14:textId="6C1D6B75" w:rsidR="00766EEC" w:rsidRDefault="00766EEC">
      <w:pPr>
        <w:pStyle w:val="CommentText"/>
      </w:pPr>
      <w:r>
        <w:rPr>
          <w:rStyle w:val="CommentReference"/>
        </w:rPr>
        <w:annotationRef/>
      </w:r>
      <w:r>
        <w:t>Add reference</w:t>
      </w:r>
    </w:p>
  </w:comment>
  <w:comment w:id="49" w:author="Lydia Luncz" w:date="2026-01-25T13:46:00Z" w:initials="LL">
    <w:p w14:paraId="28934BA2" w14:textId="414F625A" w:rsidR="00766EEC" w:rsidRDefault="00766EEC">
      <w:pPr>
        <w:pStyle w:val="CommentText"/>
      </w:pPr>
      <w:r>
        <w:rPr>
          <w:rStyle w:val="CommentReference"/>
        </w:rPr>
        <w:annotationRef/>
      </w:r>
      <w:r>
        <w:t>Needs references</w:t>
      </w:r>
    </w:p>
  </w:comment>
  <w:comment w:id="55" w:author="Lydia Luncz" w:date="2026-01-25T13:47:00Z" w:initials="LL">
    <w:p w14:paraId="197C5320" w14:textId="13FAFFE3" w:rsidR="00766EEC" w:rsidRDefault="00766EEC">
      <w:pPr>
        <w:pStyle w:val="CommentText"/>
      </w:pPr>
      <w:r>
        <w:rPr>
          <w:rStyle w:val="CommentReference"/>
        </w:rPr>
        <w:annotationRef/>
      </w:r>
      <w:r>
        <w:t xml:space="preserve">In Papers we call it </w:t>
      </w:r>
      <w:proofErr w:type="spellStart"/>
      <w:r>
        <w:t>Boi</w:t>
      </w:r>
      <w:proofErr w:type="spellEnd"/>
      <w:r>
        <w:t xml:space="preserve"> Island</w:t>
      </w:r>
    </w:p>
  </w:comment>
  <w:comment w:id="56" w:author="Lydia Luncz" w:date="2026-01-25T13:55:00Z" w:initials="LL">
    <w:p w14:paraId="37555941" w14:textId="2D64F654" w:rsidR="00054583" w:rsidRDefault="00054583">
      <w:pPr>
        <w:pStyle w:val="CommentText"/>
      </w:pPr>
      <w:r>
        <w:rPr>
          <w:rStyle w:val="CommentReference"/>
        </w:rPr>
        <w:annotationRef/>
      </w:r>
      <w:r>
        <w:t xml:space="preserve">You can not just through a name out there for the reader to look this up. Explain what you mean followed by the reference to where this is named.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413E932A" w15:done="0"/>
  <w15:commentEx w15:paraId="52B0180F" w15:done="0"/>
  <w15:commentEx w15:paraId="585541C1" w15:done="0"/>
  <w15:commentEx w15:paraId="52623C4D" w15:done="0"/>
  <w15:commentEx w15:paraId="1EC3A003" w15:done="0"/>
  <w15:commentEx w15:paraId="706B0AB3" w15:done="0"/>
  <w15:commentEx w15:paraId="733CF476" w15:done="0"/>
  <w15:commentEx w15:paraId="41390725" w15:done="0"/>
  <w15:commentEx w15:paraId="7FF34E55" w15:done="0"/>
  <w15:commentEx w15:paraId="5CB2EF90" w15:done="0"/>
  <w15:commentEx w15:paraId="74358C24" w15:done="0"/>
  <w15:commentEx w15:paraId="5650A6C8" w15:done="0"/>
  <w15:commentEx w15:paraId="098F2704" w15:done="0"/>
  <w15:commentEx w15:paraId="4E45F9DE" w15:done="0"/>
  <w15:commentEx w15:paraId="10FD5C6E" w15:done="0"/>
  <w15:commentEx w15:paraId="4CD1E9AC" w15:done="0"/>
  <w15:commentEx w15:paraId="65126242" w15:done="0"/>
  <w15:commentEx w15:paraId="106DCCEA" w15:done="0"/>
  <w15:commentEx w15:paraId="10F8ED00" w15:done="0"/>
  <w15:commentEx w15:paraId="37B20E67" w15:done="0"/>
  <w15:commentEx w15:paraId="132CD8A9" w15:done="0"/>
  <w15:commentEx w15:paraId="28934BA2" w15:done="0"/>
  <w15:commentEx w15:paraId="197C5320" w15:done="0"/>
  <w15:commentEx w15:paraId="37555941"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13E932A" w16cid:durableId="2D1C7509"/>
  <w16cid:commentId w16cid:paraId="52B0180F" w16cid:durableId="2D1C766C"/>
  <w16cid:commentId w16cid:paraId="585541C1" w16cid:durableId="2D1C7721"/>
  <w16cid:commentId w16cid:paraId="52623C4D" w16cid:durableId="2D1C7C04"/>
  <w16cid:commentId w16cid:paraId="1EC3A003" w16cid:durableId="2D1C7A9F"/>
  <w16cid:commentId w16cid:paraId="706B0AB3" w16cid:durableId="2D1C7ADC"/>
  <w16cid:commentId w16cid:paraId="733CF476" w16cid:durableId="2D1C7CD7"/>
  <w16cid:commentId w16cid:paraId="41390725" w16cid:durableId="2D1C7C91"/>
  <w16cid:commentId w16cid:paraId="7FF34E55" w16cid:durableId="2D1C7CC2"/>
  <w16cid:commentId w16cid:paraId="5CB2EF90" w16cid:durableId="2D1C7CFA"/>
  <w16cid:commentId w16cid:paraId="74358C24" w16cid:durableId="2D1C7D62"/>
  <w16cid:commentId w16cid:paraId="5650A6C8" w16cid:durableId="2D1C7D21"/>
  <w16cid:commentId w16cid:paraId="098F2704" w16cid:durableId="2D1C7D92"/>
  <w16cid:commentId w16cid:paraId="4E45F9DE" w16cid:durableId="2D1C7D34"/>
  <w16cid:commentId w16cid:paraId="10FD5C6E" w16cid:durableId="2D1C7DB0"/>
  <w16cid:commentId w16cid:paraId="4CD1E9AC" w16cid:durableId="2D1C7DCA"/>
  <w16cid:commentId w16cid:paraId="65126242" w16cid:durableId="2D1C7EA5"/>
  <w16cid:commentId w16cid:paraId="106DCCEA" w16cid:durableId="2D1C7E98"/>
  <w16cid:commentId w16cid:paraId="10F8ED00" w16cid:durableId="2D1C7EC1"/>
  <w16cid:commentId w16cid:paraId="37B20E67" w16cid:durableId="2D209D25"/>
  <w16cid:commentId w16cid:paraId="132CD8A9" w16cid:durableId="2D209D3B"/>
  <w16cid:commentId w16cid:paraId="28934BA2" w16cid:durableId="2D209D19"/>
  <w16cid:commentId w16cid:paraId="197C5320" w16cid:durableId="2D209D78"/>
  <w16cid:commentId w16cid:paraId="37555941" w16cid:durableId="2D209F5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embedRegular r:id="rId1" w:fontKey="{CB8E6FF1-76AA-4A3E-8C7F-C5EB5952A499}"/>
  </w:font>
  <w:font w:name="Calibri">
    <w:panose1 w:val="020F0502020204030204"/>
    <w:charset w:val="00"/>
    <w:family w:val="swiss"/>
    <w:pitch w:val="variable"/>
    <w:sig w:usb0="E4002EFF" w:usb1="C200247B" w:usb2="00000009" w:usb3="00000000" w:csb0="000001FF" w:csb1="00000000"/>
    <w:embedRegular r:id="rId2" w:fontKey="{234B1245-C507-4683-86B5-B7A191B7B874}"/>
    <w:embedItalic r:id="rId3" w:fontKey="{2781B78B-D11E-4BD6-8F2C-19DE49CEDB37}"/>
  </w:font>
  <w:font w:name="Cambria">
    <w:panose1 w:val="02040503050406030204"/>
    <w:charset w:val="00"/>
    <w:family w:val="roman"/>
    <w:pitch w:val="variable"/>
    <w:sig w:usb0="E00006FF" w:usb1="420024FF" w:usb2="02000000" w:usb3="00000000" w:csb0="0000019F" w:csb1="00000000"/>
    <w:embedRegular r:id="rId4" w:fontKey="{A08FCAF4-709E-4ADB-9962-6B7ABB79C62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783E4E"/>
    <w:multiLevelType w:val="multilevel"/>
    <w:tmpl w:val="CBDE78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EA734BE"/>
    <w:multiLevelType w:val="multilevel"/>
    <w:tmpl w:val="2BDCEF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5BB3A69"/>
    <w:multiLevelType w:val="multilevel"/>
    <w:tmpl w:val="01F2E7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9357FD5"/>
    <w:multiLevelType w:val="multilevel"/>
    <w:tmpl w:val="D5A473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E6469FE"/>
    <w:multiLevelType w:val="multilevel"/>
    <w:tmpl w:val="F1C6FE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1D83023"/>
    <w:multiLevelType w:val="multilevel"/>
    <w:tmpl w:val="EF96E0C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14E732C"/>
    <w:multiLevelType w:val="multilevel"/>
    <w:tmpl w:val="76C4A6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8B971EE"/>
    <w:multiLevelType w:val="multilevel"/>
    <w:tmpl w:val="358CBDB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5A1F2F99"/>
    <w:multiLevelType w:val="multilevel"/>
    <w:tmpl w:val="5FF24E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2"/>
  </w:num>
  <w:num w:numId="2">
    <w:abstractNumId w:val="3"/>
  </w:num>
  <w:num w:numId="3">
    <w:abstractNumId w:val="7"/>
  </w:num>
  <w:num w:numId="4">
    <w:abstractNumId w:val="6"/>
  </w:num>
  <w:num w:numId="5">
    <w:abstractNumId w:val="5"/>
  </w:num>
  <w:num w:numId="6">
    <w:abstractNumId w:val="8"/>
  </w:num>
  <w:num w:numId="7">
    <w:abstractNumId w:val="1"/>
  </w:num>
  <w:num w:numId="8">
    <w:abstractNumId w:val="0"/>
  </w:num>
  <w:num w:numId="9">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Lydia Luncz">
    <w15:presenceInfo w15:providerId="AD" w15:userId="S-1-5-21-1042031166-387543594-2118856591-676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0C23"/>
    <w:rsid w:val="00054583"/>
    <w:rsid w:val="000F11BA"/>
    <w:rsid w:val="003E312A"/>
    <w:rsid w:val="00452BC0"/>
    <w:rsid w:val="006609DD"/>
    <w:rsid w:val="00766EEC"/>
    <w:rsid w:val="0082633E"/>
    <w:rsid w:val="00A4554C"/>
    <w:rsid w:val="00E834AB"/>
    <w:rsid w:val="00F100B5"/>
    <w:rsid w:val="00FB0C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08E156"/>
  <w15:docId w15:val="{1997FC2E-54A2-4A2D-8BEB-FDD9163B0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LineNumber">
    <w:name w:val="line number"/>
    <w:basedOn w:val="DefaultParagraphFont"/>
    <w:uiPriority w:val="99"/>
    <w:semiHidden/>
    <w:unhideWhenUsed/>
    <w:rsid w:val="000F11BA"/>
  </w:style>
  <w:style w:type="character" w:styleId="CommentReference">
    <w:name w:val="annotation reference"/>
    <w:basedOn w:val="DefaultParagraphFont"/>
    <w:uiPriority w:val="99"/>
    <w:semiHidden/>
    <w:unhideWhenUsed/>
    <w:rsid w:val="003E312A"/>
    <w:rPr>
      <w:sz w:val="16"/>
      <w:szCs w:val="16"/>
    </w:rPr>
  </w:style>
  <w:style w:type="paragraph" w:styleId="CommentText">
    <w:name w:val="annotation text"/>
    <w:basedOn w:val="Normal"/>
    <w:link w:val="CommentTextChar"/>
    <w:uiPriority w:val="99"/>
    <w:semiHidden/>
    <w:unhideWhenUsed/>
    <w:rsid w:val="003E312A"/>
    <w:pPr>
      <w:spacing w:line="240" w:lineRule="auto"/>
    </w:pPr>
    <w:rPr>
      <w:sz w:val="20"/>
      <w:szCs w:val="20"/>
    </w:rPr>
  </w:style>
  <w:style w:type="character" w:customStyle="1" w:styleId="CommentTextChar">
    <w:name w:val="Comment Text Char"/>
    <w:basedOn w:val="DefaultParagraphFont"/>
    <w:link w:val="CommentText"/>
    <w:uiPriority w:val="99"/>
    <w:semiHidden/>
    <w:rsid w:val="003E312A"/>
    <w:rPr>
      <w:sz w:val="20"/>
      <w:szCs w:val="20"/>
    </w:rPr>
  </w:style>
  <w:style w:type="paragraph" w:styleId="CommentSubject">
    <w:name w:val="annotation subject"/>
    <w:basedOn w:val="CommentText"/>
    <w:next w:val="CommentText"/>
    <w:link w:val="CommentSubjectChar"/>
    <w:uiPriority w:val="99"/>
    <w:semiHidden/>
    <w:unhideWhenUsed/>
    <w:rsid w:val="003E312A"/>
    <w:rPr>
      <w:b/>
      <w:bCs/>
    </w:rPr>
  </w:style>
  <w:style w:type="character" w:customStyle="1" w:styleId="CommentSubjectChar">
    <w:name w:val="Comment Subject Char"/>
    <w:basedOn w:val="CommentTextChar"/>
    <w:link w:val="CommentSubject"/>
    <w:uiPriority w:val="99"/>
    <w:semiHidden/>
    <w:rsid w:val="003E312A"/>
    <w:rPr>
      <w:b/>
      <w:bCs/>
      <w:sz w:val="20"/>
      <w:szCs w:val="20"/>
    </w:rPr>
  </w:style>
  <w:style w:type="paragraph" w:styleId="BalloonText">
    <w:name w:val="Balloon Text"/>
    <w:basedOn w:val="Normal"/>
    <w:link w:val="BalloonTextChar"/>
    <w:uiPriority w:val="99"/>
    <w:semiHidden/>
    <w:unhideWhenUsed/>
    <w:rsid w:val="003E312A"/>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E312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www.zotero.org/google-docs/?bFVJgM" TargetMode="External"/><Relationship Id="rId18" Type="http://schemas.openxmlformats.org/officeDocument/2006/relationships/hyperlink" Target="https://www.zotero.org/google-docs/?tZcgUz" TargetMode="External"/><Relationship Id="rId3" Type="http://schemas.openxmlformats.org/officeDocument/2006/relationships/settings" Target="settings.xml"/><Relationship Id="rId21" Type="http://schemas.microsoft.com/office/2011/relationships/people" Target="people.xml"/><Relationship Id="rId7" Type="http://schemas.microsoft.com/office/2011/relationships/commentsExtended" Target="commentsExtended.xml"/><Relationship Id="rId12" Type="http://schemas.openxmlformats.org/officeDocument/2006/relationships/hyperlink" Target="https://www.zotero.org/google-docs/?PYvYp5" TargetMode="External"/><Relationship Id="rId17" Type="http://schemas.openxmlformats.org/officeDocument/2006/relationships/hyperlink" Target="https://www.zotero.org/google-docs/?1WMtCB" TargetMode="External"/><Relationship Id="rId2" Type="http://schemas.openxmlformats.org/officeDocument/2006/relationships/styles" Target="styles.xml"/><Relationship Id="rId16" Type="http://schemas.openxmlformats.org/officeDocument/2006/relationships/hyperlink" Target="https://www.zotero.org/google-docs/?Q1Oq9T"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hyperlink" Target="https://www.zotero.org/google-docs/?HEDvWe" TargetMode="External"/><Relationship Id="rId5" Type="http://schemas.openxmlformats.org/officeDocument/2006/relationships/hyperlink" Target="https://www.zotero.org/google-docs/?xAHLie" TargetMode="External"/><Relationship Id="rId15" Type="http://schemas.openxmlformats.org/officeDocument/2006/relationships/hyperlink" Target="https://www.zotero.org/google-docs/?gpP6jm" TargetMode="External"/><Relationship Id="rId10" Type="http://schemas.openxmlformats.org/officeDocument/2006/relationships/hyperlink" Target="https://www.zotero.org/google-docs/?oxuW0B" TargetMode="External"/><Relationship Id="rId19" Type="http://schemas.openxmlformats.org/officeDocument/2006/relationships/hyperlink" Target="https://www.zotero.org/google-docs/?DZpDXd" TargetMode="External"/><Relationship Id="rId4" Type="http://schemas.openxmlformats.org/officeDocument/2006/relationships/webSettings" Target="webSettings.xml"/><Relationship Id="rId9" Type="http://schemas.openxmlformats.org/officeDocument/2006/relationships/hyperlink" Target="https://www.zotero.org/google-docs/?H03Kqk" TargetMode="External"/><Relationship Id="rId14" Type="http://schemas.openxmlformats.org/officeDocument/2006/relationships/hyperlink" Target="https://www.zotero.org/google-docs/?3nDQK6"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1878</Words>
  <Characters>10709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MPI EVA</Company>
  <LinksUpToDate>false</LinksUpToDate>
  <CharactersWithSpaces>12562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Lydia Luncz</dc:creator>
  <cp:lastModifiedBy>Lydia Luncz</cp:lastModifiedBy>
  <cp:revision>5</cp:revision>
  <dcterms:created xsi:type="dcterms:W3CDTF">2026-01-22T03:02:00Z</dcterms:created>
  <dcterms:modified xsi:type="dcterms:W3CDTF">2026-01-25T06:58:00Z</dcterms:modified>
</cp:coreProperties>
</file>