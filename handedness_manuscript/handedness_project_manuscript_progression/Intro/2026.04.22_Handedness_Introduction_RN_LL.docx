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E062B4" w:rsidRDefault="0044500A">
      <w:pPr>
        <w:jc w:val="both"/>
        <w:rPr>
          <w:rFonts w:ascii="Calibri" w:eastAsia="Calibri" w:hAnsi="Calibri" w:cs="Calibri"/>
          <w:b/>
          <w:bCs/>
          <w:sz w:val="24"/>
          <w:szCs w:val="24"/>
        </w:rPr>
      </w:pPr>
      <w:r>
        <w:rPr>
          <w:rFonts w:ascii="Calibri" w:eastAsia="Calibri" w:hAnsi="Calibri" w:cs="Calibri"/>
          <w:b/>
          <w:bCs/>
          <w:sz w:val="24"/>
          <w:szCs w:val="24"/>
        </w:rPr>
        <w:t xml:space="preserve">Research Article </w:t>
      </w:r>
    </w:p>
    <w:p w14:paraId="00000002" w14:textId="77777777" w:rsidR="00E062B4" w:rsidRDefault="00E062B4">
      <w:pPr>
        <w:jc w:val="both"/>
        <w:rPr>
          <w:rFonts w:ascii="Calibri" w:eastAsia="Calibri" w:hAnsi="Calibri" w:cs="Calibri"/>
          <w:sz w:val="24"/>
          <w:szCs w:val="24"/>
        </w:rPr>
      </w:pPr>
    </w:p>
    <w:p w14:paraId="00000003" w14:textId="77777777" w:rsidR="00E062B4" w:rsidRDefault="0044500A">
      <w:pPr>
        <w:jc w:val="both"/>
        <w:rPr>
          <w:rFonts w:ascii="Calibri" w:eastAsia="Calibri" w:hAnsi="Calibri" w:cs="Calibri"/>
          <w:sz w:val="24"/>
          <w:szCs w:val="24"/>
        </w:rPr>
      </w:pPr>
      <w:r>
        <w:rPr>
          <w:rFonts w:ascii="Calibri" w:eastAsia="Calibri" w:hAnsi="Calibri" w:cs="Calibri"/>
          <w:sz w:val="24"/>
          <w:szCs w:val="24"/>
        </w:rPr>
        <w:t>From Individual Biases to Group-Level Structure: Handedness in Stone-Tool-Using Macaques</w:t>
      </w:r>
    </w:p>
    <w:p w14:paraId="00000004" w14:textId="77777777" w:rsidR="00E062B4" w:rsidRDefault="00E062B4">
      <w:pPr>
        <w:jc w:val="both"/>
        <w:rPr>
          <w:rFonts w:ascii="Calibri" w:eastAsia="Calibri" w:hAnsi="Calibri" w:cs="Calibri"/>
          <w:sz w:val="24"/>
          <w:szCs w:val="24"/>
        </w:rPr>
      </w:pPr>
    </w:p>
    <w:p w14:paraId="00000005" w14:textId="77777777" w:rsidR="00E062B4" w:rsidRDefault="0044500A">
      <w:pPr>
        <w:jc w:val="both"/>
        <w:rPr>
          <w:rFonts w:ascii="Calibri" w:eastAsia="Calibri" w:hAnsi="Calibri" w:cs="Calibri"/>
          <w:b/>
          <w:bCs/>
          <w:sz w:val="24"/>
          <w:szCs w:val="24"/>
        </w:rPr>
      </w:pPr>
      <w:r>
        <w:rPr>
          <w:rFonts w:ascii="Calibri" w:eastAsia="Calibri" w:hAnsi="Calibri" w:cs="Calibri"/>
          <w:b/>
          <w:bCs/>
          <w:sz w:val="24"/>
          <w:szCs w:val="24"/>
        </w:rPr>
        <w:t xml:space="preserve">Preliminary author list  </w:t>
      </w:r>
    </w:p>
    <w:p w14:paraId="00000006" w14:textId="77777777" w:rsidR="00E062B4" w:rsidRDefault="00E062B4">
      <w:pPr>
        <w:jc w:val="both"/>
        <w:rPr>
          <w:rFonts w:ascii="Calibri" w:eastAsia="Calibri" w:hAnsi="Calibri" w:cs="Calibri"/>
          <w:sz w:val="24"/>
          <w:szCs w:val="24"/>
        </w:rPr>
      </w:pPr>
    </w:p>
    <w:p w14:paraId="00000007" w14:textId="77777777" w:rsidR="00E062B4" w:rsidRDefault="0044500A">
      <w:pPr>
        <w:jc w:val="both"/>
        <w:rPr>
          <w:rFonts w:ascii="Calibri" w:eastAsia="Calibri" w:hAnsi="Calibri" w:cs="Calibri"/>
          <w:sz w:val="24"/>
          <w:szCs w:val="24"/>
          <w:vertAlign w:val="superscript"/>
        </w:rPr>
      </w:pPr>
      <w:r>
        <w:rPr>
          <w:rFonts w:ascii="Calibri" w:eastAsia="Calibri" w:hAnsi="Calibri" w:cs="Calibri"/>
          <w:sz w:val="24"/>
          <w:szCs w:val="24"/>
        </w:rPr>
        <w:t>Rohit Negi</w:t>
      </w:r>
      <w:r>
        <w:rPr>
          <w:rFonts w:ascii="Calibri" w:eastAsia="Calibri" w:hAnsi="Calibri" w:cs="Calibri"/>
          <w:sz w:val="24"/>
          <w:szCs w:val="24"/>
          <w:vertAlign w:val="superscript"/>
        </w:rPr>
        <w:t>1</w:t>
      </w:r>
      <w:r>
        <w:rPr>
          <w:rFonts w:ascii="Calibri" w:eastAsia="Calibri" w:hAnsi="Calibri" w:cs="Calibri"/>
          <w:sz w:val="24"/>
          <w:szCs w:val="24"/>
        </w:rPr>
        <w:t xml:space="preserve">, </w:t>
      </w:r>
      <w:proofErr w:type="spellStart"/>
      <w:r>
        <w:rPr>
          <w:rFonts w:ascii="Calibri" w:eastAsia="Calibri" w:hAnsi="Calibri" w:cs="Calibri"/>
          <w:sz w:val="24"/>
          <w:szCs w:val="24"/>
        </w:rPr>
        <w:t>Suchinda</w:t>
      </w:r>
      <w:proofErr w:type="spellEnd"/>
      <w:r>
        <w:rPr>
          <w:rFonts w:ascii="Calibri" w:eastAsia="Calibri" w:hAnsi="Calibri" w:cs="Calibri"/>
          <w:sz w:val="24"/>
          <w:szCs w:val="24"/>
        </w:rPr>
        <w:t xml:space="preserve"> Malaivijitnond</w:t>
      </w:r>
      <w:r>
        <w:rPr>
          <w:rFonts w:ascii="Calibri" w:eastAsia="Calibri" w:hAnsi="Calibri" w:cs="Calibri"/>
          <w:sz w:val="24"/>
          <w:szCs w:val="24"/>
          <w:vertAlign w:val="superscript"/>
        </w:rPr>
        <w:t>2,3</w:t>
      </w:r>
      <w:r>
        <w:rPr>
          <w:rFonts w:ascii="Calibri" w:eastAsia="Calibri" w:hAnsi="Calibri" w:cs="Calibri"/>
          <w:sz w:val="24"/>
          <w:szCs w:val="24"/>
        </w:rPr>
        <w:t>, Lydia V. Luncz</w:t>
      </w:r>
      <w:r>
        <w:rPr>
          <w:rFonts w:ascii="Calibri" w:eastAsia="Calibri" w:hAnsi="Calibri" w:cs="Calibri"/>
          <w:sz w:val="24"/>
          <w:szCs w:val="24"/>
          <w:vertAlign w:val="superscript"/>
        </w:rPr>
        <w:t>1</w:t>
      </w:r>
    </w:p>
    <w:p w14:paraId="00000008" w14:textId="77777777" w:rsidR="00E062B4" w:rsidRDefault="00E062B4">
      <w:pPr>
        <w:jc w:val="both"/>
        <w:rPr>
          <w:rFonts w:ascii="Calibri" w:eastAsia="Calibri" w:hAnsi="Calibri" w:cs="Calibri"/>
          <w:sz w:val="24"/>
          <w:szCs w:val="24"/>
        </w:rPr>
      </w:pPr>
    </w:p>
    <w:p w14:paraId="00000009" w14:textId="77777777" w:rsidR="00E062B4" w:rsidRDefault="0044500A">
      <w:pPr>
        <w:jc w:val="both"/>
        <w:rPr>
          <w:rFonts w:ascii="Calibri" w:eastAsia="Calibri" w:hAnsi="Calibri" w:cs="Calibri"/>
          <w:b/>
          <w:bCs/>
          <w:sz w:val="24"/>
          <w:szCs w:val="24"/>
        </w:rPr>
      </w:pPr>
      <w:r>
        <w:rPr>
          <w:rFonts w:ascii="Calibri" w:eastAsia="Calibri" w:hAnsi="Calibri" w:cs="Calibri"/>
          <w:b/>
          <w:bCs/>
          <w:sz w:val="24"/>
          <w:szCs w:val="24"/>
        </w:rPr>
        <w:t xml:space="preserve">Affiliations </w:t>
      </w:r>
    </w:p>
    <w:p w14:paraId="0000000A" w14:textId="77777777" w:rsidR="00E062B4" w:rsidRDefault="00E062B4">
      <w:pPr>
        <w:jc w:val="both"/>
        <w:rPr>
          <w:rFonts w:ascii="Calibri" w:eastAsia="Calibri" w:hAnsi="Calibri" w:cs="Calibri"/>
          <w:sz w:val="24"/>
          <w:szCs w:val="24"/>
        </w:rPr>
      </w:pPr>
    </w:p>
    <w:p w14:paraId="0000000B" w14:textId="77777777" w:rsidR="00E062B4" w:rsidRDefault="0044500A">
      <w:pPr>
        <w:jc w:val="both"/>
        <w:rPr>
          <w:rFonts w:ascii="Calibri" w:eastAsia="Calibri" w:hAnsi="Calibri" w:cs="Calibri"/>
          <w:sz w:val="24"/>
          <w:szCs w:val="24"/>
        </w:rPr>
      </w:pPr>
      <w:r>
        <w:rPr>
          <w:rFonts w:ascii="Calibri" w:eastAsia="Calibri" w:hAnsi="Calibri" w:cs="Calibri"/>
          <w:sz w:val="24"/>
          <w:szCs w:val="24"/>
          <w:vertAlign w:val="superscript"/>
        </w:rPr>
        <w:t>1</w:t>
      </w:r>
      <w:r>
        <w:rPr>
          <w:rFonts w:ascii="Calibri" w:eastAsia="Calibri" w:hAnsi="Calibri" w:cs="Calibri"/>
          <w:sz w:val="24"/>
          <w:szCs w:val="24"/>
        </w:rPr>
        <w:t>Technological Primates Research Group, Max Planck Institute of Evolutionary Anthropology, Leipzig, Germany</w:t>
      </w:r>
    </w:p>
    <w:p w14:paraId="0000000C" w14:textId="77777777" w:rsidR="00E062B4" w:rsidRDefault="00E062B4">
      <w:pPr>
        <w:jc w:val="both"/>
        <w:rPr>
          <w:rFonts w:ascii="Calibri" w:eastAsia="Calibri" w:hAnsi="Calibri" w:cs="Calibri"/>
          <w:sz w:val="24"/>
          <w:szCs w:val="24"/>
        </w:rPr>
      </w:pPr>
    </w:p>
    <w:p w14:paraId="0000000D" w14:textId="77777777" w:rsidR="00E062B4" w:rsidRDefault="0044500A">
      <w:pPr>
        <w:jc w:val="both"/>
        <w:rPr>
          <w:rFonts w:ascii="Calibri" w:eastAsia="Calibri" w:hAnsi="Calibri" w:cs="Calibri"/>
          <w:sz w:val="24"/>
          <w:szCs w:val="24"/>
        </w:rPr>
      </w:pPr>
      <w:r>
        <w:rPr>
          <w:rFonts w:ascii="Calibri" w:eastAsia="Calibri" w:hAnsi="Calibri" w:cs="Calibri"/>
          <w:sz w:val="24"/>
          <w:szCs w:val="24"/>
          <w:vertAlign w:val="superscript"/>
        </w:rPr>
        <w:t>2</w:t>
      </w:r>
      <w:r>
        <w:rPr>
          <w:rFonts w:ascii="Calibri" w:eastAsia="Calibri" w:hAnsi="Calibri" w:cs="Calibri"/>
          <w:sz w:val="24"/>
          <w:szCs w:val="24"/>
        </w:rPr>
        <w:t>National Primate Research Center of Thailand, Chulalongkorn University,</w:t>
      </w:r>
    </w:p>
    <w:p w14:paraId="0000000E" w14:textId="77777777" w:rsidR="00E062B4" w:rsidRDefault="0044500A">
      <w:pPr>
        <w:jc w:val="both"/>
        <w:rPr>
          <w:rFonts w:ascii="Calibri" w:eastAsia="Calibri" w:hAnsi="Calibri" w:cs="Calibri"/>
          <w:sz w:val="24"/>
          <w:szCs w:val="24"/>
        </w:rPr>
      </w:pPr>
      <w:proofErr w:type="spellStart"/>
      <w:r>
        <w:rPr>
          <w:rFonts w:ascii="Calibri" w:eastAsia="Calibri" w:hAnsi="Calibri" w:cs="Calibri"/>
          <w:sz w:val="24"/>
          <w:szCs w:val="24"/>
        </w:rPr>
        <w:t>Saraburi</w:t>
      </w:r>
      <w:proofErr w:type="spellEnd"/>
      <w:r>
        <w:rPr>
          <w:rFonts w:ascii="Calibri" w:eastAsia="Calibri" w:hAnsi="Calibri" w:cs="Calibri"/>
          <w:sz w:val="24"/>
          <w:szCs w:val="24"/>
        </w:rPr>
        <w:t>, Thailand</w:t>
      </w:r>
    </w:p>
    <w:p w14:paraId="0000000F" w14:textId="77777777" w:rsidR="00E062B4" w:rsidRDefault="00E062B4">
      <w:pPr>
        <w:jc w:val="both"/>
        <w:rPr>
          <w:rFonts w:ascii="Calibri" w:eastAsia="Calibri" w:hAnsi="Calibri" w:cs="Calibri"/>
          <w:sz w:val="24"/>
          <w:szCs w:val="24"/>
        </w:rPr>
      </w:pPr>
    </w:p>
    <w:p w14:paraId="00000010" w14:textId="77777777" w:rsidR="00E062B4" w:rsidRDefault="0044500A">
      <w:pPr>
        <w:jc w:val="both"/>
        <w:rPr>
          <w:rFonts w:ascii="Calibri" w:eastAsia="Calibri" w:hAnsi="Calibri" w:cs="Calibri"/>
          <w:sz w:val="24"/>
          <w:szCs w:val="24"/>
        </w:rPr>
      </w:pPr>
      <w:r>
        <w:rPr>
          <w:rFonts w:ascii="Calibri" w:eastAsia="Calibri" w:hAnsi="Calibri" w:cs="Calibri"/>
          <w:sz w:val="24"/>
          <w:szCs w:val="24"/>
          <w:vertAlign w:val="superscript"/>
        </w:rPr>
        <w:t>3</w:t>
      </w:r>
      <w:r>
        <w:rPr>
          <w:rFonts w:ascii="Calibri" w:eastAsia="Calibri" w:hAnsi="Calibri" w:cs="Calibri"/>
          <w:sz w:val="24"/>
          <w:szCs w:val="24"/>
        </w:rPr>
        <w:t>Department of Biology, Faculty of Science, Chulalongkorn University, Bangkok, Thailand</w:t>
      </w:r>
    </w:p>
    <w:p w14:paraId="00000011" w14:textId="77777777" w:rsidR="00E062B4" w:rsidRDefault="00E062B4">
      <w:pPr>
        <w:jc w:val="both"/>
        <w:rPr>
          <w:rFonts w:ascii="Calibri" w:eastAsia="Calibri" w:hAnsi="Calibri" w:cs="Calibri"/>
          <w:sz w:val="24"/>
          <w:szCs w:val="24"/>
        </w:rPr>
      </w:pPr>
    </w:p>
    <w:p w14:paraId="00000012" w14:textId="77777777" w:rsidR="00E062B4" w:rsidRDefault="0044500A">
      <w:pPr>
        <w:jc w:val="both"/>
        <w:rPr>
          <w:rFonts w:ascii="Calibri" w:eastAsia="Calibri" w:hAnsi="Calibri" w:cs="Calibri"/>
          <w:b/>
          <w:bCs/>
          <w:sz w:val="24"/>
          <w:szCs w:val="24"/>
        </w:rPr>
      </w:pPr>
      <w:r>
        <w:rPr>
          <w:rFonts w:ascii="Calibri" w:eastAsia="Calibri" w:hAnsi="Calibri" w:cs="Calibri"/>
          <w:b/>
          <w:bCs/>
          <w:sz w:val="24"/>
          <w:szCs w:val="24"/>
        </w:rPr>
        <w:t>Author for correspondence:</w:t>
      </w:r>
    </w:p>
    <w:p w14:paraId="00000013" w14:textId="77777777" w:rsidR="00E062B4" w:rsidRDefault="00E062B4">
      <w:pPr>
        <w:jc w:val="both"/>
        <w:rPr>
          <w:rFonts w:ascii="Calibri" w:eastAsia="Calibri" w:hAnsi="Calibri" w:cs="Calibri"/>
          <w:b/>
          <w:bCs/>
          <w:sz w:val="24"/>
          <w:szCs w:val="24"/>
        </w:rPr>
      </w:pPr>
    </w:p>
    <w:p w14:paraId="00000014" w14:textId="77777777" w:rsidR="00E062B4" w:rsidRDefault="0044500A">
      <w:pPr>
        <w:jc w:val="both"/>
        <w:rPr>
          <w:rFonts w:ascii="Calibri" w:eastAsia="Calibri" w:hAnsi="Calibri" w:cs="Calibri"/>
          <w:sz w:val="24"/>
          <w:szCs w:val="24"/>
        </w:rPr>
      </w:pPr>
      <w:r>
        <w:rPr>
          <w:rFonts w:ascii="Calibri" w:eastAsia="Calibri" w:hAnsi="Calibri" w:cs="Calibri"/>
          <w:sz w:val="24"/>
          <w:szCs w:val="24"/>
        </w:rPr>
        <w:t>Rohit Negi</w:t>
      </w:r>
    </w:p>
    <w:p w14:paraId="00000015" w14:textId="77777777" w:rsidR="00E062B4" w:rsidRDefault="0044500A">
      <w:pPr>
        <w:jc w:val="both"/>
        <w:rPr>
          <w:rFonts w:ascii="Calibri" w:eastAsia="Calibri" w:hAnsi="Calibri" w:cs="Calibri"/>
          <w:sz w:val="24"/>
          <w:szCs w:val="24"/>
        </w:rPr>
      </w:pPr>
      <w:r>
        <w:rPr>
          <w:rFonts w:ascii="Calibri" w:eastAsia="Calibri" w:hAnsi="Calibri" w:cs="Calibri"/>
          <w:sz w:val="24"/>
          <w:szCs w:val="24"/>
        </w:rPr>
        <w:t>Email - rohit_negi@eva.mpg.de</w:t>
      </w:r>
    </w:p>
    <w:p w14:paraId="00000016" w14:textId="77777777" w:rsidR="00E062B4" w:rsidRDefault="00E062B4">
      <w:pPr>
        <w:jc w:val="both"/>
        <w:rPr>
          <w:rFonts w:ascii="Calibri" w:eastAsia="Calibri" w:hAnsi="Calibri" w:cs="Calibri"/>
          <w:sz w:val="24"/>
          <w:szCs w:val="24"/>
        </w:rPr>
      </w:pPr>
    </w:p>
    <w:p w14:paraId="00000017" w14:textId="77777777" w:rsidR="00E062B4" w:rsidRDefault="0044500A">
      <w:pPr>
        <w:jc w:val="both"/>
        <w:rPr>
          <w:rFonts w:ascii="Calibri" w:eastAsia="Calibri" w:hAnsi="Calibri" w:cs="Calibri"/>
          <w:b/>
          <w:bCs/>
          <w:sz w:val="24"/>
          <w:szCs w:val="24"/>
        </w:rPr>
      </w:pPr>
      <w:r>
        <w:rPr>
          <w:rFonts w:ascii="Calibri" w:eastAsia="Calibri" w:hAnsi="Calibri" w:cs="Calibri"/>
          <w:b/>
          <w:bCs/>
          <w:sz w:val="24"/>
          <w:szCs w:val="24"/>
        </w:rPr>
        <w:t>Keywords</w:t>
      </w:r>
    </w:p>
    <w:p w14:paraId="00000018" w14:textId="77777777" w:rsidR="00E062B4" w:rsidRDefault="00E062B4">
      <w:pPr>
        <w:jc w:val="both"/>
        <w:rPr>
          <w:rFonts w:ascii="Calibri" w:eastAsia="Calibri" w:hAnsi="Calibri" w:cs="Calibri"/>
          <w:sz w:val="24"/>
          <w:szCs w:val="24"/>
        </w:rPr>
      </w:pPr>
    </w:p>
    <w:p w14:paraId="00000019" w14:textId="1B9C6456" w:rsidR="00E062B4" w:rsidRDefault="0044500A">
      <w:pPr>
        <w:jc w:val="both"/>
        <w:rPr>
          <w:rFonts w:ascii="Calibri" w:eastAsia="Calibri" w:hAnsi="Calibri" w:cs="Calibri"/>
          <w:sz w:val="24"/>
          <w:szCs w:val="24"/>
        </w:rPr>
      </w:pPr>
      <w:r>
        <w:rPr>
          <w:rFonts w:ascii="Calibri" w:eastAsia="Calibri" w:hAnsi="Calibri" w:cs="Calibri"/>
          <w:sz w:val="24"/>
          <w:szCs w:val="24"/>
        </w:rPr>
        <w:t xml:space="preserve">Handedness, task complexity theory, behavioral lateralization, </w:t>
      </w:r>
      <w:ins w:id="0" w:author="Lydia Luncz" w:date="2026-04-29T16:41:00Z">
        <w:r w:rsidR="004D5D84">
          <w:rPr>
            <w:rFonts w:ascii="Calibri" w:eastAsia="Calibri" w:hAnsi="Calibri" w:cs="Calibri"/>
            <w:sz w:val="24"/>
            <w:szCs w:val="24"/>
          </w:rPr>
          <w:t xml:space="preserve">stone </w:t>
        </w:r>
      </w:ins>
      <w:r>
        <w:rPr>
          <w:rFonts w:ascii="Calibri" w:eastAsia="Calibri" w:hAnsi="Calibri" w:cs="Calibri"/>
          <w:sz w:val="24"/>
          <w:szCs w:val="24"/>
        </w:rPr>
        <w:t>tool-use, wild long-tailed macaques</w:t>
      </w:r>
    </w:p>
    <w:p w14:paraId="0000001A" w14:textId="77777777" w:rsidR="00E062B4" w:rsidRDefault="00E062B4">
      <w:pPr>
        <w:jc w:val="both"/>
        <w:rPr>
          <w:rFonts w:ascii="Calibri" w:eastAsia="Calibri" w:hAnsi="Calibri" w:cs="Calibri"/>
          <w:sz w:val="24"/>
          <w:szCs w:val="24"/>
        </w:rPr>
      </w:pPr>
    </w:p>
    <w:p w14:paraId="0000001B" w14:textId="77777777" w:rsidR="00E062B4" w:rsidRDefault="0044500A">
      <w:pPr>
        <w:jc w:val="both"/>
        <w:rPr>
          <w:rFonts w:ascii="Calibri" w:eastAsia="Calibri" w:hAnsi="Calibri" w:cs="Calibri"/>
          <w:b/>
          <w:bCs/>
          <w:sz w:val="24"/>
          <w:szCs w:val="24"/>
        </w:rPr>
      </w:pPr>
      <w:r>
        <w:rPr>
          <w:rFonts w:ascii="Calibri" w:eastAsia="Calibri" w:hAnsi="Calibri" w:cs="Calibri"/>
          <w:b/>
          <w:bCs/>
          <w:sz w:val="24"/>
          <w:szCs w:val="24"/>
        </w:rPr>
        <w:t xml:space="preserve">Introduction </w:t>
      </w:r>
    </w:p>
    <w:p w14:paraId="0000001C" w14:textId="77777777" w:rsidR="00E062B4" w:rsidRDefault="00E062B4">
      <w:pPr>
        <w:jc w:val="both"/>
        <w:rPr>
          <w:rFonts w:ascii="Calibri" w:eastAsia="Calibri" w:hAnsi="Calibri" w:cs="Calibri"/>
          <w:b/>
          <w:bCs/>
          <w:sz w:val="24"/>
          <w:szCs w:val="24"/>
        </w:rPr>
      </w:pPr>
    </w:p>
    <w:p w14:paraId="3003A7D8" w14:textId="324BB295" w:rsidR="007F2E20" w:rsidRDefault="0044500A">
      <w:pPr>
        <w:jc w:val="both"/>
        <w:rPr>
          <w:ins w:id="1" w:author="Lydia Luncz" w:date="2026-04-29T16:52:00Z"/>
          <w:rFonts w:ascii="Calibri" w:eastAsia="Calibri" w:hAnsi="Calibri" w:cs="Calibri"/>
          <w:sz w:val="24"/>
          <w:szCs w:val="24"/>
        </w:rPr>
      </w:pPr>
      <w:r>
        <w:rPr>
          <w:rFonts w:ascii="Calibri" w:eastAsia="Calibri" w:hAnsi="Calibri" w:cs="Calibri"/>
          <w:sz w:val="24"/>
          <w:szCs w:val="24"/>
        </w:rPr>
        <w:t xml:space="preserve">Across all human societies, there is a strong propensity for behavioral lateralization. It is most clearly expressed as a population-level right-hand </w:t>
      </w:r>
      <w:commentRangeStart w:id="2"/>
      <w:del w:id="3" w:author="Lydia Luncz" w:date="2026-05-04T16:58:00Z">
        <w:r w:rsidDel="00691C03">
          <w:rPr>
            <w:rFonts w:ascii="Calibri" w:eastAsia="Calibri" w:hAnsi="Calibri" w:cs="Calibri"/>
            <w:sz w:val="24"/>
            <w:szCs w:val="24"/>
          </w:rPr>
          <w:delText xml:space="preserve">bias for skilled, coordinated, and sequential </w:delText>
        </w:r>
      </w:del>
      <w:commentRangeEnd w:id="2"/>
      <w:r w:rsidR="00691C03">
        <w:rPr>
          <w:rStyle w:val="CommentReference"/>
        </w:rPr>
        <w:commentReference w:id="2"/>
      </w:r>
      <w:del w:id="4" w:author="Lydia Luncz" w:date="2026-05-04T16:58:00Z">
        <w:r w:rsidDel="00691C03">
          <w:rPr>
            <w:rFonts w:ascii="Calibri" w:eastAsia="Calibri" w:hAnsi="Calibri" w:cs="Calibri"/>
            <w:sz w:val="24"/>
            <w:szCs w:val="24"/>
          </w:rPr>
          <w:delText xml:space="preserve">manual actions </w:delText>
        </w:r>
      </w:del>
      <w:hyperlink r:id="rId9">
        <w:r>
          <w:rPr>
            <w:rFonts w:ascii="Calibri" w:eastAsia="Calibri" w:hAnsi="Calibri" w:cs="Calibri"/>
            <w:sz w:val="24"/>
            <w:szCs w:val="24"/>
          </w:rPr>
          <w:t>(</w:t>
        </w:r>
        <w:proofErr w:type="spellStart"/>
        <w:r>
          <w:rPr>
            <w:rFonts w:ascii="Calibri" w:eastAsia="Calibri" w:hAnsi="Calibri" w:cs="Calibri"/>
            <w:sz w:val="24"/>
            <w:szCs w:val="24"/>
          </w:rPr>
          <w:t>Papadatou-Pastou</w:t>
        </w:r>
        <w:proofErr w:type="spellEnd"/>
        <w:r>
          <w:rPr>
            <w:rFonts w:ascii="Calibri" w:eastAsia="Calibri" w:hAnsi="Calibri" w:cs="Calibri"/>
            <w:sz w:val="24"/>
            <w:szCs w:val="24"/>
          </w:rPr>
          <w:t xml:space="preserve"> et al., 2020)</w:t>
        </w:r>
      </w:hyperlink>
      <w:r>
        <w:rPr>
          <w:rFonts w:ascii="Calibri" w:eastAsia="Calibri" w:hAnsi="Calibri" w:cs="Calibri"/>
          <w:sz w:val="24"/>
          <w:szCs w:val="24"/>
        </w:rPr>
        <w:t>. The evolutionary pathways that produced this pronounced and consistent pattern remain unresolved, generating substantial empirical and theoretical debate regarding the selective pressures that shaped human handedness.</w:t>
      </w:r>
      <w:r>
        <w:rPr>
          <w:rFonts w:ascii="Calibri" w:eastAsia="Calibri" w:hAnsi="Calibri" w:cs="Calibri"/>
          <w:b/>
          <w:bCs/>
          <w:sz w:val="24"/>
          <w:szCs w:val="24"/>
        </w:rPr>
        <w:t xml:space="preserve"> </w:t>
      </w:r>
      <w:commentRangeStart w:id="5"/>
      <w:del w:id="6" w:author="Lydia Luncz" w:date="2026-04-29T16:51:00Z">
        <w:r w:rsidDel="007F2E20">
          <w:rPr>
            <w:rFonts w:ascii="Calibri" w:eastAsia="Calibri" w:hAnsi="Calibri" w:cs="Calibri"/>
            <w:sz w:val="24"/>
            <w:szCs w:val="24"/>
          </w:rPr>
          <w:delText xml:space="preserve">Evolutionary accounts of human handedness highlight the role of posture, skilled manipulation, and task complexity in shaping lateralized behavior (Posture origin hypothesis: </w:delText>
        </w:r>
        <w:r w:rsidDel="007F2E20">
          <w:fldChar w:fldCharType="begin"/>
        </w:r>
        <w:r w:rsidDel="007F2E20">
          <w:delInstrText xml:space="preserve"> HYPERLINK "https://www.zotero.org/google-docs/?IeaqPC" \h </w:delInstrText>
        </w:r>
        <w:r w:rsidDel="007F2E20">
          <w:fldChar w:fldCharType="separate"/>
        </w:r>
        <w:r w:rsidDel="007F2E20">
          <w:rPr>
            <w:rFonts w:ascii="Calibri" w:eastAsia="Calibri" w:hAnsi="Calibri" w:cs="Calibri"/>
            <w:sz w:val="24"/>
            <w:szCs w:val="24"/>
          </w:rPr>
          <w:delText xml:space="preserve">MacNeilage et al., </w:delText>
        </w:r>
        <w:r w:rsidDel="007F2E20">
          <w:rPr>
            <w:rFonts w:ascii="Calibri" w:eastAsia="Calibri" w:hAnsi="Calibri" w:cs="Calibri"/>
            <w:sz w:val="24"/>
            <w:szCs w:val="24"/>
          </w:rPr>
          <w:lastRenderedPageBreak/>
          <w:delText>1987</w:delText>
        </w:r>
        <w:r w:rsidDel="007F2E20">
          <w:rPr>
            <w:rFonts w:ascii="Calibri" w:eastAsia="Calibri" w:hAnsi="Calibri" w:cs="Calibri"/>
            <w:sz w:val="24"/>
            <w:szCs w:val="24"/>
          </w:rPr>
          <w:fldChar w:fldCharType="end"/>
        </w:r>
        <w:r w:rsidDel="007F2E20">
          <w:rPr>
            <w:rFonts w:ascii="Calibri" w:eastAsia="Calibri" w:hAnsi="Calibri" w:cs="Calibri"/>
            <w:sz w:val="24"/>
            <w:szCs w:val="24"/>
          </w:rPr>
          <w:delText xml:space="preserve">; tool-use hypothesis: </w:delText>
        </w:r>
        <w:r w:rsidDel="007F2E20">
          <w:fldChar w:fldCharType="begin"/>
        </w:r>
        <w:r w:rsidDel="007F2E20">
          <w:delInstrText xml:space="preserve"> HYPERLINK "https://www.zotero.org/google-docs/?CK1I5T" \h </w:delInstrText>
        </w:r>
        <w:r w:rsidDel="007F2E20">
          <w:fldChar w:fldCharType="separate"/>
        </w:r>
        <w:r w:rsidDel="007F2E20">
          <w:rPr>
            <w:rFonts w:ascii="Calibri" w:eastAsia="Calibri" w:hAnsi="Calibri" w:cs="Calibri"/>
            <w:sz w:val="24"/>
            <w:szCs w:val="24"/>
          </w:rPr>
          <w:delText>Napier, 1962</w:delText>
        </w:r>
        <w:r w:rsidDel="007F2E20">
          <w:rPr>
            <w:rFonts w:ascii="Calibri" w:eastAsia="Calibri" w:hAnsi="Calibri" w:cs="Calibri"/>
            <w:sz w:val="24"/>
            <w:szCs w:val="24"/>
          </w:rPr>
          <w:fldChar w:fldCharType="end"/>
        </w:r>
        <w:r w:rsidDel="007F2E20">
          <w:rPr>
            <w:rFonts w:ascii="Calibri" w:eastAsia="Calibri" w:hAnsi="Calibri" w:cs="Calibri"/>
            <w:sz w:val="24"/>
            <w:szCs w:val="24"/>
          </w:rPr>
          <w:delText xml:space="preserve"> and </w:delText>
        </w:r>
        <w:r w:rsidDel="007F2E20">
          <w:fldChar w:fldCharType="begin"/>
        </w:r>
        <w:r w:rsidDel="007F2E20">
          <w:delInstrText xml:space="preserve"> HYPERLINK "https://www.zotero.org/google-docs/?Fi4kgp" \h </w:delInstrText>
        </w:r>
        <w:r w:rsidDel="007F2E20">
          <w:fldChar w:fldCharType="separate"/>
        </w:r>
        <w:r w:rsidDel="007F2E20">
          <w:rPr>
            <w:rFonts w:ascii="Calibri" w:eastAsia="Calibri" w:hAnsi="Calibri" w:cs="Calibri"/>
            <w:sz w:val="24"/>
            <w:szCs w:val="24"/>
          </w:rPr>
          <w:delText>task complexity theory</w:delText>
        </w:r>
        <w:r w:rsidDel="007F2E20">
          <w:rPr>
            <w:rFonts w:ascii="Calibri" w:eastAsia="Calibri" w:hAnsi="Calibri" w:cs="Calibri"/>
            <w:sz w:val="24"/>
            <w:szCs w:val="24"/>
          </w:rPr>
          <w:fldChar w:fldCharType="end"/>
        </w:r>
        <w:r w:rsidDel="007F2E20">
          <w:rPr>
            <w:rFonts w:ascii="Calibri" w:eastAsia="Calibri" w:hAnsi="Calibri" w:cs="Calibri"/>
            <w:sz w:val="24"/>
            <w:szCs w:val="24"/>
          </w:rPr>
          <w:delText xml:space="preserve">: </w:delText>
        </w:r>
        <w:r w:rsidDel="007F2E20">
          <w:fldChar w:fldCharType="begin"/>
        </w:r>
        <w:r w:rsidDel="007F2E20">
          <w:delInstrText xml:space="preserve"> HYPERLINK "https://www.zotero.org/google-docs/?0hOaJM" \h </w:delInstrText>
        </w:r>
        <w:r w:rsidDel="007F2E20">
          <w:fldChar w:fldCharType="separate"/>
        </w:r>
        <w:r w:rsidDel="007F2E20">
          <w:rPr>
            <w:rFonts w:ascii="Calibri" w:eastAsia="Calibri" w:hAnsi="Calibri" w:cs="Calibri"/>
            <w:sz w:val="24"/>
            <w:szCs w:val="24"/>
          </w:rPr>
          <w:delText>Fagot &amp; Vauclair, 1991</w:delText>
        </w:r>
        <w:r w:rsidDel="007F2E20">
          <w:rPr>
            <w:rFonts w:ascii="Calibri" w:eastAsia="Calibri" w:hAnsi="Calibri" w:cs="Calibri"/>
            <w:sz w:val="24"/>
            <w:szCs w:val="24"/>
          </w:rPr>
          <w:fldChar w:fldCharType="end"/>
        </w:r>
        <w:r w:rsidDel="007F2E20">
          <w:rPr>
            <w:rFonts w:ascii="Calibri" w:eastAsia="Calibri" w:hAnsi="Calibri" w:cs="Calibri"/>
            <w:sz w:val="24"/>
            <w:szCs w:val="24"/>
          </w:rPr>
          <w:delText xml:space="preserve">, respectively). </w:delText>
        </w:r>
        <w:commentRangeEnd w:id="5"/>
        <w:r w:rsidR="004D5D84" w:rsidDel="007F2E20">
          <w:rPr>
            <w:rStyle w:val="CommentReference"/>
          </w:rPr>
          <w:commentReference w:id="5"/>
        </w:r>
        <w:r w:rsidDel="007F2E20">
          <w:rPr>
            <w:rFonts w:ascii="Calibri" w:eastAsia="Calibri" w:hAnsi="Calibri" w:cs="Calibri"/>
            <w:sz w:val="24"/>
            <w:szCs w:val="24"/>
          </w:rPr>
          <w:delText>T</w:delText>
        </w:r>
      </w:del>
    </w:p>
    <w:p w14:paraId="0000001D" w14:textId="6CE2ADE2" w:rsidR="00E062B4" w:rsidRDefault="007F2E20">
      <w:pPr>
        <w:jc w:val="both"/>
        <w:rPr>
          <w:rFonts w:ascii="Calibri" w:eastAsia="Calibri" w:hAnsi="Calibri" w:cs="Calibri"/>
          <w:sz w:val="24"/>
          <w:szCs w:val="24"/>
        </w:rPr>
      </w:pPr>
      <w:ins w:id="7" w:author="Lydia Luncz" w:date="2026-04-29T16:52:00Z">
        <w:r>
          <w:t xml:space="preserve">Comparative and evolutionary frameworks suggest that population-level lateralization emerges when tasks require high levels of motor precision and cognitive control. According to task complexity theory, activities that involve sequential actions or differentiated roles between the hands, such as tool manufacture and use, should promote stronger and more aligned hand preferences. </w:t>
        </w:r>
      </w:ins>
      <w:del w:id="8" w:author="Lydia Luncz" w:date="2026-04-29T16:52:00Z">
        <w:r w:rsidR="0044500A" w:rsidDel="007F2E20">
          <w:rPr>
            <w:rFonts w:ascii="Calibri" w:eastAsia="Calibri" w:hAnsi="Calibri" w:cs="Calibri"/>
            <w:sz w:val="24"/>
            <w:szCs w:val="24"/>
          </w:rPr>
          <w:delText xml:space="preserve">aken together, </w:delText>
        </w:r>
      </w:del>
      <w:r w:rsidR="0044500A">
        <w:rPr>
          <w:rFonts w:ascii="Calibri" w:eastAsia="Calibri" w:hAnsi="Calibri" w:cs="Calibri"/>
          <w:sz w:val="24"/>
          <w:szCs w:val="24"/>
        </w:rPr>
        <w:t xml:space="preserve">these models imply that activities that involve sequential actions or differentiated roles between the hands, such as extractive foraging and tool use, should promote stronger and more aligned population-level hand preferences </w:t>
      </w:r>
      <w:hyperlink r:id="rId10">
        <w:r w:rsidR="0044500A">
          <w:rPr>
            <w:rFonts w:ascii="Calibri" w:eastAsia="Calibri" w:hAnsi="Calibri" w:cs="Calibri"/>
            <w:sz w:val="24"/>
            <w:szCs w:val="24"/>
          </w:rPr>
          <w:t>(</w:t>
        </w:r>
        <w:proofErr w:type="spellStart"/>
      </w:hyperlink>
      <w:hyperlink r:id="rId11">
        <w:r w:rsidR="0044500A">
          <w:rPr>
            <w:rFonts w:ascii="Calibri" w:eastAsia="Calibri" w:hAnsi="Calibri" w:cs="Calibri"/>
            <w:sz w:val="24"/>
            <w:szCs w:val="24"/>
          </w:rPr>
          <w:t>Ocklenburg</w:t>
        </w:r>
        <w:proofErr w:type="spellEnd"/>
        <w:r w:rsidR="0044500A">
          <w:rPr>
            <w:rFonts w:ascii="Calibri" w:eastAsia="Calibri" w:hAnsi="Calibri" w:cs="Calibri"/>
            <w:sz w:val="24"/>
            <w:szCs w:val="24"/>
          </w:rPr>
          <w:t xml:space="preserve"> &amp; </w:t>
        </w:r>
        <w:proofErr w:type="spellStart"/>
        <w:r w:rsidR="0044500A">
          <w:rPr>
            <w:rFonts w:ascii="Calibri" w:eastAsia="Calibri" w:hAnsi="Calibri" w:cs="Calibri"/>
            <w:sz w:val="24"/>
            <w:szCs w:val="24"/>
          </w:rPr>
          <w:t>Güntürkün</w:t>
        </w:r>
        <w:proofErr w:type="spellEnd"/>
        <w:r w:rsidR="0044500A">
          <w:rPr>
            <w:rFonts w:ascii="Calibri" w:eastAsia="Calibri" w:hAnsi="Calibri" w:cs="Calibri"/>
            <w:sz w:val="24"/>
            <w:szCs w:val="24"/>
          </w:rPr>
          <w:t>, 2018)</w:t>
        </w:r>
      </w:hyperlink>
      <w:r w:rsidR="0044500A">
        <w:rPr>
          <w:rFonts w:ascii="Calibri" w:eastAsia="Calibri" w:hAnsi="Calibri" w:cs="Calibri"/>
          <w:sz w:val="24"/>
          <w:szCs w:val="24"/>
        </w:rPr>
        <w:t xml:space="preserve">. </w:t>
      </w:r>
    </w:p>
    <w:p w14:paraId="0000001E" w14:textId="77777777" w:rsidR="00E062B4" w:rsidRDefault="00E062B4">
      <w:pPr>
        <w:jc w:val="both"/>
        <w:rPr>
          <w:rFonts w:ascii="Calibri" w:eastAsia="Calibri" w:hAnsi="Calibri" w:cs="Calibri"/>
          <w:sz w:val="24"/>
          <w:szCs w:val="24"/>
        </w:rPr>
      </w:pPr>
    </w:p>
    <w:p w14:paraId="0000001F" w14:textId="7B8147EE" w:rsidR="00E062B4" w:rsidRDefault="0044500A">
      <w:pPr>
        <w:jc w:val="both"/>
        <w:rPr>
          <w:rFonts w:ascii="Calibri" w:eastAsia="Calibri" w:hAnsi="Calibri" w:cs="Calibri"/>
          <w:sz w:val="24"/>
          <w:szCs w:val="24"/>
        </w:rPr>
      </w:pPr>
      <w:r>
        <w:rPr>
          <w:rFonts w:ascii="Calibri" w:eastAsia="Calibri" w:hAnsi="Calibri" w:cs="Calibri"/>
          <w:sz w:val="24"/>
          <w:szCs w:val="24"/>
        </w:rPr>
        <w:t xml:space="preserve">Under this framework, </w:t>
      </w:r>
      <w:commentRangeStart w:id="9"/>
      <w:r>
        <w:rPr>
          <w:rFonts w:ascii="Calibri" w:eastAsia="Calibri" w:hAnsi="Calibri" w:cs="Calibri"/>
          <w:sz w:val="24"/>
          <w:szCs w:val="24"/>
        </w:rPr>
        <w:t>species</w:t>
      </w:r>
      <w:commentRangeEnd w:id="9"/>
      <w:r w:rsidR="00691C03">
        <w:rPr>
          <w:rStyle w:val="CommentReference"/>
        </w:rPr>
        <w:commentReference w:id="9"/>
      </w:r>
      <w:r>
        <w:rPr>
          <w:rFonts w:ascii="Calibri" w:eastAsia="Calibri" w:hAnsi="Calibri" w:cs="Calibri"/>
          <w:sz w:val="24"/>
          <w:szCs w:val="24"/>
        </w:rPr>
        <w:t xml:space="preserve"> routinely engaging in similarly demanding manual behaviors would be expected to exhibit stronger population-level lateralization. However, comparative evidence does not support this prediction. </w:t>
      </w:r>
      <w:del w:id="10" w:author="Lydia Luncz" w:date="2026-05-04T17:02:00Z">
        <w:r w:rsidDel="00691C03">
          <w:rPr>
            <w:rFonts w:ascii="Calibri" w:eastAsia="Calibri" w:hAnsi="Calibri" w:cs="Calibri"/>
            <w:sz w:val="24"/>
            <w:szCs w:val="24"/>
          </w:rPr>
          <w:delText>While m</w:delText>
        </w:r>
      </w:del>
      <w:ins w:id="11" w:author="Lydia Luncz" w:date="2026-05-04T17:02:00Z">
        <w:r w:rsidR="00691C03">
          <w:rPr>
            <w:rFonts w:ascii="Calibri" w:eastAsia="Calibri" w:hAnsi="Calibri" w:cs="Calibri"/>
            <w:sz w:val="24"/>
            <w:szCs w:val="24"/>
          </w:rPr>
          <w:t>M</w:t>
        </w:r>
      </w:ins>
      <w:r>
        <w:rPr>
          <w:rFonts w:ascii="Calibri" w:eastAsia="Calibri" w:hAnsi="Calibri" w:cs="Calibri"/>
          <w:sz w:val="24"/>
          <w:szCs w:val="24"/>
        </w:rPr>
        <w:t xml:space="preserve">any non-human primates </w:t>
      </w:r>
      <w:del w:id="12" w:author="Lydia Luncz" w:date="2026-05-04T17:03:00Z">
        <w:r w:rsidDel="00691C03">
          <w:rPr>
            <w:rFonts w:ascii="Calibri" w:eastAsia="Calibri" w:hAnsi="Calibri" w:cs="Calibri"/>
            <w:sz w:val="24"/>
            <w:szCs w:val="24"/>
          </w:rPr>
          <w:delText xml:space="preserve">routinely perform </w:delText>
        </w:r>
        <w:commentRangeStart w:id="13"/>
        <w:r w:rsidDel="00691C03">
          <w:rPr>
            <w:rFonts w:ascii="Calibri" w:eastAsia="Calibri" w:hAnsi="Calibri" w:cs="Calibri"/>
            <w:sz w:val="24"/>
            <w:szCs w:val="24"/>
          </w:rPr>
          <w:delText>similarly complex manual tasks</w:delText>
        </w:r>
        <w:commentRangeEnd w:id="13"/>
        <w:r w:rsidR="00691C03" w:rsidDel="00691C03">
          <w:rPr>
            <w:rStyle w:val="CommentReference"/>
          </w:rPr>
          <w:commentReference w:id="13"/>
        </w:r>
        <w:r w:rsidDel="00691C03">
          <w:rPr>
            <w:rFonts w:ascii="Calibri" w:eastAsia="Calibri" w:hAnsi="Calibri" w:cs="Calibri"/>
            <w:sz w:val="24"/>
            <w:szCs w:val="24"/>
          </w:rPr>
          <w:delText xml:space="preserve">, such as extractive foraging, they </w:delText>
        </w:r>
      </w:del>
      <w:r>
        <w:rPr>
          <w:rFonts w:ascii="Calibri" w:eastAsia="Calibri" w:hAnsi="Calibri" w:cs="Calibri"/>
          <w:sz w:val="24"/>
          <w:szCs w:val="24"/>
        </w:rPr>
        <w:t>typically only show context-dependent or task-specific individual-level hand preferences. Consistent population-level biases are largely absent.</w:t>
      </w:r>
      <w:del w:id="14" w:author="Lydia Luncz" w:date="2026-05-04T17:04:00Z">
        <w:r w:rsidDel="00691C03">
          <w:rPr>
            <w:rFonts w:ascii="Calibri" w:eastAsia="Calibri" w:hAnsi="Calibri" w:cs="Calibri"/>
            <w:sz w:val="24"/>
            <w:szCs w:val="24"/>
          </w:rPr>
          <w:delText xml:space="preserve"> Humans, in contrast, remain a clear outlier in the strength and consistency of population-level handedness</w:delText>
        </w:r>
      </w:del>
      <w:r>
        <w:rPr>
          <w:rFonts w:ascii="Calibri" w:eastAsia="Calibri" w:hAnsi="Calibri" w:cs="Calibri"/>
          <w:sz w:val="24"/>
          <w:szCs w:val="24"/>
        </w:rPr>
        <w:t>.</w:t>
      </w:r>
      <w:ins w:id="15" w:author="Lydia Luncz" w:date="2026-05-04T17:03:00Z">
        <w:r w:rsidR="00691C03">
          <w:t xml:space="preserve"> </w:t>
        </w:r>
      </w:ins>
      <w:ins w:id="16" w:author="Lydia Luncz" w:date="2026-04-29T16:54:00Z">
        <w:r w:rsidR="007F2E20">
          <w:t>In most non-human primates, direction of hand preference is weak and variable, but strength of preference can be shaped by ecology (e.g., arboreal vs terrestrial) and increasing task demands.</w:t>
        </w:r>
      </w:ins>
      <w:del w:id="17" w:author="Lydia Luncz" w:date="2026-04-29T16:53:00Z">
        <w:r w:rsidDel="007F2E20">
          <w:rPr>
            <w:rFonts w:ascii="Calibri" w:eastAsia="Calibri" w:hAnsi="Calibri" w:cs="Calibri"/>
            <w:sz w:val="24"/>
            <w:szCs w:val="24"/>
          </w:rPr>
          <w:delText xml:space="preserve"> </w:delText>
        </w:r>
        <w:commentRangeStart w:id="18"/>
        <w:r w:rsidDel="007F2E20">
          <w:rPr>
            <w:rFonts w:ascii="Calibri" w:eastAsia="Calibri" w:hAnsi="Calibri" w:cs="Calibri"/>
            <w:sz w:val="24"/>
            <w:szCs w:val="24"/>
          </w:rPr>
          <w:delText xml:space="preserve">A systematic review and meta-analysis of 38 non-human primate species examined coordinated bimanual performance in the tube task, in which individuals hold a tube with one hand while extracting food with the other. Based largely on captive populations, approximately 82% of individuals displayed a clear individual-level hand preference; population-level directional biases were rare and inconsistent </w:delText>
        </w:r>
        <w:r w:rsidDel="007F2E20">
          <w:fldChar w:fldCharType="begin"/>
        </w:r>
        <w:r w:rsidDel="007F2E20">
          <w:delInstrText xml:space="preserve"> HYPERLINK "https://www.zotero.org/google-docs/?2HDfnB" \h </w:delInstrText>
        </w:r>
        <w:r w:rsidDel="007F2E20">
          <w:fldChar w:fldCharType="separate"/>
        </w:r>
        <w:r w:rsidDel="007F2E20">
          <w:rPr>
            <w:rFonts w:ascii="Calibri" w:eastAsia="Calibri" w:hAnsi="Calibri" w:cs="Calibri"/>
            <w:sz w:val="24"/>
            <w:szCs w:val="24"/>
          </w:rPr>
          <w:delText>(Soto et al., 2022)</w:delText>
        </w:r>
        <w:r w:rsidDel="007F2E20">
          <w:rPr>
            <w:rFonts w:ascii="Calibri" w:eastAsia="Calibri" w:hAnsi="Calibri" w:cs="Calibri"/>
            <w:sz w:val="24"/>
            <w:szCs w:val="24"/>
          </w:rPr>
          <w:fldChar w:fldCharType="end"/>
        </w:r>
      </w:del>
      <w:r>
        <w:rPr>
          <w:rFonts w:ascii="Calibri" w:eastAsia="Calibri" w:hAnsi="Calibri" w:cs="Calibri"/>
          <w:sz w:val="24"/>
          <w:szCs w:val="24"/>
        </w:rPr>
        <w:t xml:space="preserve">. </w:t>
      </w:r>
      <w:commentRangeEnd w:id="18"/>
      <w:r w:rsidR="007F2E20">
        <w:rPr>
          <w:rStyle w:val="CommentReference"/>
        </w:rPr>
        <w:commentReference w:id="18"/>
      </w:r>
      <w:ins w:id="19" w:author="Lydia Luncz" w:date="2026-05-04T17:04:00Z">
        <w:r w:rsidR="00691C03" w:rsidRPr="00691C03">
          <w:rPr>
            <w:rFonts w:ascii="Calibri" w:eastAsia="Calibri" w:hAnsi="Calibri" w:cs="Calibri"/>
            <w:sz w:val="24"/>
            <w:szCs w:val="24"/>
          </w:rPr>
          <w:t xml:space="preserve"> </w:t>
        </w:r>
        <w:r w:rsidR="00691C03">
          <w:rPr>
            <w:rFonts w:ascii="Calibri" w:eastAsia="Calibri" w:hAnsi="Calibri" w:cs="Calibri"/>
            <w:sz w:val="24"/>
            <w:szCs w:val="24"/>
          </w:rPr>
          <w:t>Humans, in contrast, remain a clear outlier in the strength and consistency of population-level handedness</w:t>
        </w:r>
      </w:ins>
    </w:p>
    <w:p w14:paraId="00000020" w14:textId="77777777" w:rsidR="00E062B4" w:rsidRDefault="00E062B4">
      <w:pPr>
        <w:jc w:val="both"/>
        <w:rPr>
          <w:rFonts w:ascii="Calibri" w:eastAsia="Calibri" w:hAnsi="Calibri" w:cs="Calibri"/>
          <w:sz w:val="24"/>
          <w:szCs w:val="24"/>
        </w:rPr>
      </w:pPr>
    </w:p>
    <w:p w14:paraId="00000021" w14:textId="77B50D9F" w:rsidR="00E062B4" w:rsidRDefault="0044500A">
      <w:pPr>
        <w:jc w:val="both"/>
        <w:rPr>
          <w:rFonts w:ascii="Calibri" w:eastAsia="Calibri" w:hAnsi="Calibri" w:cs="Calibri"/>
          <w:sz w:val="24"/>
          <w:szCs w:val="24"/>
        </w:rPr>
      </w:pPr>
      <w:commentRangeStart w:id="20"/>
      <w:del w:id="21" w:author="Lydia Luncz" w:date="2026-04-29T16:54:00Z">
        <w:r w:rsidDel="007F2E20">
          <w:rPr>
            <w:rFonts w:ascii="Calibri" w:eastAsia="Calibri" w:hAnsi="Calibri" w:cs="Calibri"/>
            <w:sz w:val="24"/>
            <w:szCs w:val="24"/>
          </w:rPr>
          <w:delText xml:space="preserve">Similarly, a separate study of </w:delText>
        </w:r>
        <w:commentRangeStart w:id="22"/>
        <w:r w:rsidDel="007F2E20">
          <w:rPr>
            <w:rFonts w:ascii="Calibri" w:eastAsia="Calibri" w:hAnsi="Calibri" w:cs="Calibri"/>
            <w:sz w:val="24"/>
            <w:szCs w:val="24"/>
          </w:rPr>
          <w:delText>38 anthropoid species</w:delText>
        </w:r>
        <w:commentRangeEnd w:id="22"/>
        <w:r w:rsidDel="007F2E20">
          <w:commentReference w:id="22"/>
        </w:r>
        <w:r w:rsidDel="007F2E20">
          <w:rPr>
            <w:rFonts w:ascii="Calibri" w:eastAsia="Calibri" w:hAnsi="Calibri" w:cs="Calibri"/>
            <w:sz w:val="24"/>
            <w:szCs w:val="24"/>
          </w:rPr>
          <w:delText xml:space="preserve">, also based primarily on captive populations performing the tube task, reported strong individual-level handedness with closely related species showing similar patterns. Population-level left–right biases were largely absent in all taxa except humans </w:delText>
        </w:r>
        <w:r w:rsidDel="007F2E20">
          <w:fldChar w:fldCharType="begin"/>
        </w:r>
        <w:r w:rsidDel="007F2E20">
          <w:delInstrText xml:space="preserve"> HYPERLINK "https://www.zotero.org/google-docs/?bxuLMH" \h </w:delInstrText>
        </w:r>
        <w:r w:rsidDel="007F2E20">
          <w:fldChar w:fldCharType="separate"/>
        </w:r>
        <w:r w:rsidDel="007F2E20">
          <w:rPr>
            <w:rFonts w:ascii="Calibri" w:eastAsia="Calibri" w:hAnsi="Calibri" w:cs="Calibri"/>
            <w:sz w:val="24"/>
            <w:szCs w:val="24"/>
          </w:rPr>
          <w:delText>(Caspar et al., 2022</w:delText>
        </w:r>
        <w:r w:rsidDel="007F2E20">
          <w:rPr>
            <w:rFonts w:ascii="Calibri" w:eastAsia="Calibri" w:hAnsi="Calibri" w:cs="Calibri"/>
            <w:sz w:val="24"/>
            <w:szCs w:val="24"/>
          </w:rPr>
          <w:fldChar w:fldCharType="end"/>
        </w:r>
        <w:r w:rsidDel="007F2E20">
          <w:fldChar w:fldCharType="begin"/>
        </w:r>
        <w:r w:rsidDel="007F2E20">
          <w:delInstrText xml:space="preserve"> HYPERLINK "https://www.zotero.org/google-docs/?broken=XS71rM" \h </w:delInstrText>
        </w:r>
        <w:r w:rsidDel="007F2E20">
          <w:fldChar w:fldCharType="separate"/>
        </w:r>
        <w:r w:rsidDel="007F2E20">
          <w:rPr>
            <w:rFonts w:ascii="Calibri" w:eastAsia="Calibri" w:hAnsi="Calibri" w:cs="Calibri"/>
            <w:sz w:val="24"/>
            <w:szCs w:val="24"/>
          </w:rPr>
          <w:delText>)</w:delText>
        </w:r>
        <w:r w:rsidDel="007F2E20">
          <w:rPr>
            <w:rFonts w:ascii="Calibri" w:eastAsia="Calibri" w:hAnsi="Calibri" w:cs="Calibri"/>
            <w:sz w:val="24"/>
            <w:szCs w:val="24"/>
          </w:rPr>
          <w:fldChar w:fldCharType="end"/>
        </w:r>
        <w:r w:rsidDel="007F2E20">
          <w:rPr>
            <w:rFonts w:ascii="Calibri" w:eastAsia="Calibri" w:hAnsi="Calibri" w:cs="Calibri"/>
            <w:sz w:val="24"/>
            <w:szCs w:val="24"/>
          </w:rPr>
          <w:delText xml:space="preserve">. Together, these findings indicate that </w:delText>
        </w:r>
      </w:del>
      <w:ins w:id="23" w:author="Lydia Luncz" w:date="2026-05-04T17:04:00Z">
        <w:r w:rsidR="00691C03">
          <w:rPr>
            <w:rFonts w:ascii="Calibri" w:eastAsia="Calibri" w:hAnsi="Calibri" w:cs="Calibri"/>
            <w:sz w:val="24"/>
            <w:szCs w:val="24"/>
          </w:rPr>
          <w:t>P</w:t>
        </w:r>
      </w:ins>
      <w:del w:id="24" w:author="Lydia Luncz" w:date="2026-05-04T17:04:00Z">
        <w:r w:rsidDel="00691C03">
          <w:rPr>
            <w:rFonts w:ascii="Calibri" w:eastAsia="Calibri" w:hAnsi="Calibri" w:cs="Calibri"/>
            <w:sz w:val="24"/>
            <w:szCs w:val="24"/>
          </w:rPr>
          <w:delText>p</w:delText>
        </w:r>
      </w:del>
      <w:r>
        <w:rPr>
          <w:rFonts w:ascii="Calibri" w:eastAsia="Calibri" w:hAnsi="Calibri" w:cs="Calibri"/>
          <w:sz w:val="24"/>
          <w:szCs w:val="24"/>
        </w:rPr>
        <w:t>rimates performing complex manual tasks often exhibit strong individual-level handedness, but do not consistently develop aligned population-level patterns</w:t>
      </w:r>
      <w:ins w:id="25" w:author="Lydia Luncz" w:date="2026-04-29T16:54:00Z">
        <w:r w:rsidR="007F2E20">
          <w:rPr>
            <w:rFonts w:ascii="Calibri" w:eastAsia="Calibri" w:hAnsi="Calibri" w:cs="Calibri"/>
            <w:sz w:val="24"/>
            <w:szCs w:val="24"/>
          </w:rPr>
          <w:t xml:space="preserve"> (Caspar et al. 2022)</w:t>
        </w:r>
      </w:ins>
      <w:r>
        <w:rPr>
          <w:rFonts w:ascii="Calibri" w:eastAsia="Calibri" w:hAnsi="Calibri" w:cs="Calibri"/>
          <w:sz w:val="24"/>
          <w:szCs w:val="24"/>
        </w:rPr>
        <w:t>. These studies highlight a key difference between the expression of handedness at the individual and population levels (</w:t>
      </w:r>
      <w:proofErr w:type="spellStart"/>
      <w:r>
        <w:rPr>
          <w:rFonts w:ascii="Calibri" w:eastAsia="Calibri" w:hAnsi="Calibri" w:cs="Calibri"/>
          <w:sz w:val="24"/>
          <w:szCs w:val="24"/>
        </w:rPr>
        <w:t>Ströckens</w:t>
      </w:r>
      <w:proofErr w:type="spellEnd"/>
      <w:r>
        <w:rPr>
          <w:rFonts w:ascii="Calibri" w:eastAsia="Calibri" w:hAnsi="Calibri" w:cs="Calibri"/>
          <w:sz w:val="24"/>
          <w:szCs w:val="24"/>
        </w:rPr>
        <w:t xml:space="preserve"> et al., 2013). Distinguishing these levels is essential for interpreting comparative patterns and for identifying the selective pressures that shape them. </w:t>
      </w:r>
      <w:commentRangeStart w:id="26"/>
      <w:r>
        <w:rPr>
          <w:rFonts w:ascii="Calibri" w:eastAsia="Calibri" w:hAnsi="Calibri" w:cs="Calibri"/>
          <w:sz w:val="24"/>
          <w:szCs w:val="24"/>
        </w:rPr>
        <w:t>While task complexity may facilitate the emergence of individual-level handedness, explaining the evolution of strong population-level handedness likely requires closer examination of additional selective pressures in human evolutionary history.</w:t>
      </w:r>
      <w:commentRangeEnd w:id="26"/>
      <w:r w:rsidR="007F2E20">
        <w:rPr>
          <w:rStyle w:val="CommentReference"/>
        </w:rPr>
        <w:commentReference w:id="26"/>
      </w:r>
      <w:commentRangeEnd w:id="20"/>
      <w:r w:rsidR="00691C03">
        <w:rPr>
          <w:rStyle w:val="CommentReference"/>
        </w:rPr>
        <w:commentReference w:id="20"/>
      </w:r>
    </w:p>
    <w:p w14:paraId="00000022" w14:textId="77777777" w:rsidR="00E062B4" w:rsidRDefault="00E062B4">
      <w:pPr>
        <w:jc w:val="both"/>
        <w:rPr>
          <w:rFonts w:ascii="Calibri" w:eastAsia="Calibri" w:hAnsi="Calibri" w:cs="Calibri"/>
          <w:sz w:val="24"/>
          <w:szCs w:val="24"/>
        </w:rPr>
      </w:pPr>
    </w:p>
    <w:p w14:paraId="00000023" w14:textId="2B22FF90" w:rsidR="00E062B4" w:rsidRDefault="0044500A">
      <w:pPr>
        <w:jc w:val="both"/>
        <w:rPr>
          <w:rFonts w:ascii="Calibri" w:eastAsia="Calibri" w:hAnsi="Calibri" w:cs="Calibri"/>
          <w:sz w:val="24"/>
          <w:szCs w:val="24"/>
        </w:rPr>
      </w:pPr>
      <w:r>
        <w:rPr>
          <w:rFonts w:ascii="Calibri" w:eastAsia="Calibri" w:hAnsi="Calibri" w:cs="Calibri"/>
          <w:sz w:val="24"/>
          <w:szCs w:val="24"/>
        </w:rPr>
        <w:lastRenderedPageBreak/>
        <w:t xml:space="preserve">Archaeological evidence indicates that strong population-level lateralization in humans has deep evolutionary roots </w:t>
      </w:r>
      <w:hyperlink r:id="rId12">
        <w:r>
          <w:rPr>
            <w:rFonts w:ascii="Calibri" w:eastAsia="Calibri" w:hAnsi="Calibri" w:cs="Calibri"/>
            <w:sz w:val="24"/>
            <w:szCs w:val="24"/>
          </w:rPr>
          <w:t>(Frayer et al., 2012; Lozano et al., 2017)</w:t>
        </w:r>
      </w:hyperlink>
      <w:r>
        <w:rPr>
          <w:rFonts w:ascii="Calibri" w:eastAsia="Calibri" w:hAnsi="Calibri" w:cs="Calibri"/>
          <w:sz w:val="24"/>
          <w:szCs w:val="24"/>
        </w:rPr>
        <w:t xml:space="preserve">. Patterns of asymmetry in stone tools, cut marks on bones, and dental wear suggest increasing right-hand dominance with the emergence of more complex, bimanual technologies and the social transmission of tool-use skills </w:t>
      </w:r>
      <w:hyperlink r:id="rId13">
        <w:r>
          <w:rPr>
            <w:rFonts w:ascii="Calibri" w:eastAsia="Calibri" w:hAnsi="Calibri" w:cs="Calibri"/>
            <w:sz w:val="24"/>
            <w:szCs w:val="24"/>
          </w:rPr>
          <w:t>(Frayer et al., 2012, 2016)</w:t>
        </w:r>
      </w:hyperlink>
      <w:r>
        <w:rPr>
          <w:rFonts w:ascii="Calibri" w:eastAsia="Calibri" w:hAnsi="Calibri" w:cs="Calibri"/>
          <w:sz w:val="24"/>
          <w:szCs w:val="24"/>
        </w:rPr>
        <w:t xml:space="preserve">. This trend is particularly evident in large-brained, bipedal hominins, where the freeing of the hands through upright posture may have facilitated increasingly specialized and coordinated manual </w:t>
      </w:r>
      <w:proofErr w:type="spellStart"/>
      <w:r>
        <w:rPr>
          <w:rFonts w:ascii="Calibri" w:eastAsia="Calibri" w:hAnsi="Calibri" w:cs="Calibri"/>
          <w:sz w:val="24"/>
          <w:szCs w:val="24"/>
        </w:rPr>
        <w:t>behaviours</w:t>
      </w:r>
      <w:proofErr w:type="spellEnd"/>
      <w:r>
        <w:rPr>
          <w:rFonts w:ascii="Calibri" w:eastAsia="Calibri" w:hAnsi="Calibri" w:cs="Calibri"/>
          <w:sz w:val="24"/>
          <w:szCs w:val="24"/>
        </w:rPr>
        <w:t>. Handedness is therefore closely linked to broader evolutionary changes in brain organization, motor control, and communication. Rather than arising from a single selective pressure, most current frameworks propose</w:t>
      </w:r>
      <w:bookmarkStart w:id="27" w:name="_GoBack"/>
      <w:bookmarkEnd w:id="27"/>
      <w:r>
        <w:rPr>
          <w:rFonts w:ascii="Calibri" w:eastAsia="Calibri" w:hAnsi="Calibri" w:cs="Calibri"/>
          <w:sz w:val="24"/>
          <w:szCs w:val="24"/>
        </w:rPr>
        <w:t xml:space="preserve"> a multicausal origin </w:t>
      </w:r>
      <w:r>
        <w:rPr>
          <w:rFonts w:ascii="Calibri" w:eastAsia="Calibri" w:hAnsi="Calibri" w:cs="Calibri"/>
          <w:sz w:val="24"/>
          <w:szCs w:val="24"/>
          <w:highlight w:val="yellow"/>
        </w:rPr>
        <w:t>(ref)</w:t>
      </w:r>
      <w:r>
        <w:rPr>
          <w:rFonts w:ascii="Calibri" w:eastAsia="Calibri" w:hAnsi="Calibri" w:cs="Calibri"/>
          <w:sz w:val="24"/>
          <w:szCs w:val="24"/>
        </w:rPr>
        <w:t>. Tool use, bimanual coordination, gestural communication, and brain expansion have likely interacted over time to produce the strong and consistent lateralization observed in modern humans</w:t>
      </w:r>
      <w:ins w:id="28" w:author="Lydia Luncz" w:date="2026-04-29T16:58:00Z">
        <w:r w:rsidR="005A3C64">
          <w:rPr>
            <w:rFonts w:ascii="Calibri" w:eastAsia="Calibri" w:hAnsi="Calibri" w:cs="Calibri"/>
            <w:sz w:val="24"/>
            <w:szCs w:val="24"/>
          </w:rPr>
          <w:t xml:space="preserve"> (ref)</w:t>
        </w:r>
      </w:ins>
      <w:r>
        <w:rPr>
          <w:rFonts w:ascii="Calibri" w:eastAsia="Calibri" w:hAnsi="Calibri" w:cs="Calibri"/>
          <w:sz w:val="24"/>
          <w:szCs w:val="24"/>
        </w:rPr>
        <w:t xml:space="preserve">. </w:t>
      </w:r>
    </w:p>
    <w:p w14:paraId="00000024" w14:textId="77777777" w:rsidR="00E062B4" w:rsidRDefault="00E062B4">
      <w:pPr>
        <w:jc w:val="both"/>
        <w:rPr>
          <w:rFonts w:ascii="Calibri" w:eastAsia="Calibri" w:hAnsi="Calibri" w:cs="Calibri"/>
          <w:sz w:val="24"/>
          <w:szCs w:val="24"/>
        </w:rPr>
      </w:pPr>
    </w:p>
    <w:p w14:paraId="00000025" w14:textId="108D3D36" w:rsidR="00E062B4" w:rsidRDefault="0044500A">
      <w:pPr>
        <w:jc w:val="both"/>
        <w:rPr>
          <w:rFonts w:ascii="Calibri" w:eastAsia="Calibri" w:hAnsi="Calibri" w:cs="Calibri"/>
          <w:sz w:val="24"/>
          <w:szCs w:val="24"/>
        </w:rPr>
      </w:pPr>
      <w:r>
        <w:rPr>
          <w:rFonts w:ascii="Calibri" w:eastAsia="Calibri" w:hAnsi="Calibri" w:cs="Calibri"/>
          <w:sz w:val="24"/>
          <w:szCs w:val="24"/>
        </w:rPr>
        <w:t xml:space="preserve">Within this broader multicausal framework, tool-related </w:t>
      </w:r>
      <w:proofErr w:type="spellStart"/>
      <w:r>
        <w:rPr>
          <w:rFonts w:ascii="Calibri" w:eastAsia="Calibri" w:hAnsi="Calibri" w:cs="Calibri"/>
          <w:sz w:val="24"/>
          <w:szCs w:val="24"/>
        </w:rPr>
        <w:t>behaviours</w:t>
      </w:r>
      <w:proofErr w:type="spellEnd"/>
      <w:r>
        <w:rPr>
          <w:rFonts w:ascii="Calibri" w:eastAsia="Calibri" w:hAnsi="Calibri" w:cs="Calibri"/>
          <w:sz w:val="24"/>
          <w:szCs w:val="24"/>
        </w:rPr>
        <w:t xml:space="preserve"> are considered a central driver. </w:t>
      </w:r>
      <w:ins w:id="29" w:author="Lydia Luncz" w:date="2026-04-29T16:59:00Z">
        <w:r w:rsidR="005A3C64">
          <w:rPr>
            <w:rFonts w:ascii="Calibri" w:eastAsia="Calibri" w:hAnsi="Calibri" w:cs="Calibri"/>
            <w:sz w:val="24"/>
            <w:szCs w:val="24"/>
          </w:rPr>
          <w:t xml:space="preserve">Tool use often </w:t>
        </w:r>
      </w:ins>
      <w:del w:id="30" w:author="Lydia Luncz" w:date="2026-04-29T16:59:00Z">
        <w:r w:rsidDel="005A3C64">
          <w:rPr>
            <w:rFonts w:ascii="Calibri" w:eastAsia="Calibri" w:hAnsi="Calibri" w:cs="Calibri"/>
            <w:sz w:val="24"/>
            <w:szCs w:val="24"/>
          </w:rPr>
          <w:delText>Many tool-related behaviours</w:delText>
        </w:r>
      </w:del>
      <w:r>
        <w:rPr>
          <w:rFonts w:ascii="Calibri" w:eastAsia="Calibri" w:hAnsi="Calibri" w:cs="Calibri"/>
          <w:sz w:val="24"/>
          <w:szCs w:val="24"/>
        </w:rPr>
        <w:t xml:space="preserve"> require</w:t>
      </w:r>
      <w:ins w:id="31" w:author="Lydia Luncz" w:date="2026-04-29T16:59:00Z">
        <w:r w:rsidR="005A3C64">
          <w:rPr>
            <w:rFonts w:ascii="Calibri" w:eastAsia="Calibri" w:hAnsi="Calibri" w:cs="Calibri"/>
            <w:sz w:val="24"/>
            <w:szCs w:val="24"/>
          </w:rPr>
          <w:t>s</w:t>
        </w:r>
      </w:ins>
      <w:r>
        <w:rPr>
          <w:rFonts w:ascii="Calibri" w:eastAsia="Calibri" w:hAnsi="Calibri" w:cs="Calibri"/>
          <w:sz w:val="24"/>
          <w:szCs w:val="24"/>
        </w:rPr>
        <w:t xml:space="preserve"> </w:t>
      </w:r>
      <w:del w:id="32" w:author="Lydia Luncz" w:date="2026-04-29T16:59:00Z">
        <w:r w:rsidDel="005A3C64">
          <w:rPr>
            <w:rFonts w:ascii="Calibri" w:eastAsia="Calibri" w:hAnsi="Calibri" w:cs="Calibri"/>
            <w:sz w:val="24"/>
            <w:szCs w:val="24"/>
          </w:rPr>
          <w:delText>the</w:delText>
        </w:r>
      </w:del>
      <w:r>
        <w:rPr>
          <w:rFonts w:ascii="Calibri" w:eastAsia="Calibri" w:hAnsi="Calibri" w:cs="Calibri"/>
          <w:sz w:val="24"/>
          <w:szCs w:val="24"/>
        </w:rPr>
        <w:t xml:space="preserve"> two hands to perform different but coordinated roles, for example stabilizing and striking, holding and manipulating,</w:t>
      </w:r>
      <w:ins w:id="33" w:author="Lydia Luncz" w:date="2026-04-29T17:03:00Z">
        <w:r w:rsidR="005A3C64">
          <w:rPr>
            <w:rFonts w:ascii="Calibri" w:eastAsia="Calibri" w:hAnsi="Calibri" w:cs="Calibri"/>
            <w:sz w:val="24"/>
            <w:szCs w:val="24"/>
          </w:rPr>
          <w:t xml:space="preserve"> or </w:t>
        </w:r>
        <w:commentRangeStart w:id="34"/>
        <w:proofErr w:type="spellStart"/>
        <w:r w:rsidR="005A3C64">
          <w:rPr>
            <w:rFonts w:ascii="Calibri" w:eastAsia="Calibri" w:hAnsi="Calibri" w:cs="Calibri"/>
            <w:sz w:val="24"/>
            <w:szCs w:val="24"/>
          </w:rPr>
          <w:t>precission</w:t>
        </w:r>
        <w:proofErr w:type="spellEnd"/>
        <w:r w:rsidR="005A3C64">
          <w:rPr>
            <w:rFonts w:ascii="Calibri" w:eastAsia="Calibri" w:hAnsi="Calibri" w:cs="Calibri"/>
            <w:sz w:val="24"/>
            <w:szCs w:val="24"/>
          </w:rPr>
          <w:t xml:space="preserve"> and power</w:t>
        </w:r>
      </w:ins>
      <w:del w:id="35" w:author="Lydia Luncz" w:date="2026-04-29T16:59:00Z">
        <w:r w:rsidDel="005A3C64">
          <w:rPr>
            <w:rFonts w:ascii="Calibri" w:eastAsia="Calibri" w:hAnsi="Calibri" w:cs="Calibri"/>
            <w:sz w:val="24"/>
            <w:szCs w:val="24"/>
          </w:rPr>
          <w:delText xml:space="preserve"> </w:delText>
        </w:r>
      </w:del>
      <w:commentRangeEnd w:id="34"/>
      <w:r w:rsidR="005A3C64">
        <w:rPr>
          <w:rStyle w:val="CommentReference"/>
        </w:rPr>
        <w:commentReference w:id="34"/>
      </w:r>
      <w:del w:id="36" w:author="Lydia Luncz" w:date="2026-04-29T16:59:00Z">
        <w:r w:rsidDel="005A3C64">
          <w:rPr>
            <w:rFonts w:ascii="Calibri" w:eastAsia="Calibri" w:hAnsi="Calibri" w:cs="Calibri"/>
            <w:sz w:val="24"/>
            <w:szCs w:val="24"/>
          </w:rPr>
          <w:delText>or producing and using a tool</w:delText>
        </w:r>
      </w:del>
      <w:r>
        <w:rPr>
          <w:rFonts w:ascii="Calibri" w:eastAsia="Calibri" w:hAnsi="Calibri" w:cs="Calibri"/>
          <w:sz w:val="24"/>
          <w:szCs w:val="24"/>
        </w:rPr>
        <w:t>. These forms of bimanual differentiation are thought to reinforce consistent hand use over time, particularly when they are practiced frequently and embedded in daily subsistence activities. Tool use therefore represents a form of complex manual behavior that could plausibly strengthen hand preferences</w:t>
      </w:r>
      <w:del w:id="37" w:author="Lydia Luncz" w:date="2026-04-29T17:01:00Z">
        <w:r w:rsidDel="005A3C64">
          <w:rPr>
            <w:rFonts w:ascii="Calibri" w:eastAsia="Calibri" w:hAnsi="Calibri" w:cs="Calibri"/>
            <w:sz w:val="24"/>
            <w:szCs w:val="24"/>
          </w:rPr>
          <w:delText xml:space="preserve"> beyond the individual level.</w:delText>
        </w:r>
      </w:del>
      <w:r>
        <w:rPr>
          <w:rFonts w:ascii="Calibri" w:eastAsia="Calibri" w:hAnsi="Calibri" w:cs="Calibri"/>
          <w:sz w:val="24"/>
          <w:szCs w:val="24"/>
        </w:rPr>
        <w:t xml:space="preserve"> When practiced frequently and </w:t>
      </w:r>
      <w:commentRangeStart w:id="38"/>
      <w:r>
        <w:rPr>
          <w:rFonts w:ascii="Calibri" w:eastAsia="Calibri" w:hAnsi="Calibri" w:cs="Calibri"/>
          <w:sz w:val="24"/>
          <w:szCs w:val="24"/>
        </w:rPr>
        <w:t>shared across individuals</w:t>
      </w:r>
      <w:commentRangeEnd w:id="38"/>
      <w:r w:rsidR="005A3C64">
        <w:rPr>
          <w:rStyle w:val="CommentReference"/>
        </w:rPr>
        <w:commentReference w:id="38"/>
      </w:r>
      <w:r>
        <w:rPr>
          <w:rFonts w:ascii="Calibri" w:eastAsia="Calibri" w:hAnsi="Calibri" w:cs="Calibri"/>
          <w:sz w:val="24"/>
          <w:szCs w:val="24"/>
        </w:rPr>
        <w:t>, it may also contribute to the alignment of hand preferences at the population level.</w:t>
      </w:r>
    </w:p>
    <w:p w14:paraId="00000026" w14:textId="77777777" w:rsidR="00E062B4" w:rsidRDefault="00E062B4">
      <w:pPr>
        <w:jc w:val="both"/>
        <w:rPr>
          <w:rFonts w:ascii="Calibri" w:eastAsia="Calibri" w:hAnsi="Calibri" w:cs="Calibri"/>
          <w:sz w:val="24"/>
          <w:szCs w:val="24"/>
        </w:rPr>
      </w:pPr>
    </w:p>
    <w:p w14:paraId="00000027" w14:textId="3BA367FD" w:rsidR="00E062B4" w:rsidRDefault="0044500A">
      <w:pPr>
        <w:jc w:val="both"/>
        <w:rPr>
          <w:rFonts w:ascii="Calibri" w:eastAsia="Calibri" w:hAnsi="Calibri" w:cs="Calibri"/>
          <w:sz w:val="24"/>
          <w:szCs w:val="24"/>
        </w:rPr>
      </w:pPr>
      <w:r>
        <w:rPr>
          <w:rFonts w:ascii="Calibri" w:eastAsia="Calibri" w:hAnsi="Calibri" w:cs="Calibri"/>
          <w:sz w:val="24"/>
          <w:szCs w:val="24"/>
        </w:rPr>
        <w:t xml:space="preserve">However, evidence from extant </w:t>
      </w:r>
      <w:commentRangeStart w:id="39"/>
      <w:r>
        <w:rPr>
          <w:rFonts w:ascii="Calibri" w:eastAsia="Calibri" w:hAnsi="Calibri" w:cs="Calibri"/>
          <w:sz w:val="24"/>
          <w:szCs w:val="24"/>
        </w:rPr>
        <w:t xml:space="preserve">tool-using primates </w:t>
      </w:r>
      <w:commentRangeEnd w:id="39"/>
      <w:r w:rsidR="005A3C64">
        <w:rPr>
          <w:rStyle w:val="CommentReference"/>
        </w:rPr>
        <w:commentReference w:id="39"/>
      </w:r>
      <w:r>
        <w:rPr>
          <w:rFonts w:ascii="Calibri" w:eastAsia="Calibri" w:hAnsi="Calibri" w:cs="Calibri"/>
          <w:sz w:val="24"/>
          <w:szCs w:val="24"/>
        </w:rPr>
        <w:t>does not fully support this expectation. Chimpanzees (</w:t>
      </w:r>
      <w:r>
        <w:rPr>
          <w:rFonts w:ascii="Calibri" w:eastAsia="Calibri" w:hAnsi="Calibri" w:cs="Calibri"/>
          <w:i/>
          <w:iCs/>
          <w:sz w:val="24"/>
          <w:szCs w:val="24"/>
        </w:rPr>
        <w:t>Pan troglodytes</w:t>
      </w:r>
      <w:r>
        <w:rPr>
          <w:rFonts w:ascii="Calibri" w:eastAsia="Calibri" w:hAnsi="Calibri" w:cs="Calibri"/>
          <w:sz w:val="24"/>
          <w:szCs w:val="24"/>
        </w:rPr>
        <w:t>) and capuchin monkeys (</w:t>
      </w:r>
      <w:proofErr w:type="spellStart"/>
      <w:r>
        <w:rPr>
          <w:rFonts w:ascii="Calibri" w:eastAsia="Calibri" w:hAnsi="Calibri" w:cs="Calibri"/>
          <w:i/>
          <w:iCs/>
          <w:sz w:val="24"/>
          <w:szCs w:val="24"/>
        </w:rPr>
        <w:t>Sapajus</w:t>
      </w:r>
      <w:proofErr w:type="spellEnd"/>
      <w:r>
        <w:rPr>
          <w:rFonts w:ascii="Calibri" w:eastAsia="Calibri" w:hAnsi="Calibri" w:cs="Calibri"/>
          <w:i/>
          <w:iCs/>
          <w:sz w:val="24"/>
          <w:szCs w:val="24"/>
        </w:rPr>
        <w:t xml:space="preserve"> </w:t>
      </w:r>
      <w:proofErr w:type="spellStart"/>
      <w:r>
        <w:rPr>
          <w:rFonts w:ascii="Calibri" w:eastAsia="Calibri" w:hAnsi="Calibri" w:cs="Calibri"/>
          <w:i/>
          <w:iCs/>
          <w:sz w:val="24"/>
          <w:szCs w:val="24"/>
        </w:rPr>
        <w:t>apella</w:t>
      </w:r>
      <w:proofErr w:type="spellEnd"/>
      <w:r>
        <w:rPr>
          <w:rFonts w:ascii="Calibri" w:eastAsia="Calibri" w:hAnsi="Calibri" w:cs="Calibri"/>
          <w:sz w:val="24"/>
          <w:szCs w:val="24"/>
        </w:rPr>
        <w:t>), both of which habitually use tools in the wild, show strong individual-level asymmetries during tool-assisted behaviors</w:t>
      </w:r>
      <w:ins w:id="40" w:author="Lydia Luncz" w:date="2026-04-29T17:06:00Z">
        <w:r w:rsidR="005A3C64">
          <w:rPr>
            <w:rFonts w:ascii="Calibri" w:eastAsia="Calibri" w:hAnsi="Calibri" w:cs="Calibri"/>
            <w:sz w:val="24"/>
            <w:szCs w:val="24"/>
          </w:rPr>
          <w:t xml:space="preserve"> (refs)</w:t>
        </w:r>
      </w:ins>
      <w:r>
        <w:rPr>
          <w:rFonts w:ascii="Calibri" w:eastAsia="Calibri" w:hAnsi="Calibri" w:cs="Calibri"/>
          <w:sz w:val="24"/>
          <w:szCs w:val="24"/>
        </w:rPr>
        <w:t xml:space="preserve">. However, population-level biases remain weak, inconsistent, or absent, particularly in wild populations (captive: </w:t>
      </w:r>
      <w:hyperlink r:id="rId14">
        <w:r>
          <w:rPr>
            <w:rFonts w:ascii="Calibri" w:eastAsia="Calibri" w:hAnsi="Calibri" w:cs="Calibri"/>
            <w:sz w:val="24"/>
            <w:szCs w:val="24"/>
          </w:rPr>
          <w:t xml:space="preserve">Hopkins, 1994; Hopkins &amp; Pearson, 2007; </w:t>
        </w:r>
        <w:proofErr w:type="spellStart"/>
        <w:r>
          <w:rPr>
            <w:rFonts w:ascii="Calibri" w:eastAsia="Calibri" w:hAnsi="Calibri" w:cs="Calibri"/>
            <w:sz w:val="24"/>
            <w:szCs w:val="24"/>
          </w:rPr>
          <w:t>Llorente</w:t>
        </w:r>
        <w:proofErr w:type="spellEnd"/>
        <w:r>
          <w:rPr>
            <w:rFonts w:ascii="Calibri" w:eastAsia="Calibri" w:hAnsi="Calibri" w:cs="Calibri"/>
            <w:sz w:val="24"/>
            <w:szCs w:val="24"/>
          </w:rPr>
          <w:t xml:space="preserve"> et al., 2011</w:t>
        </w:r>
      </w:hyperlink>
      <w:r>
        <w:rPr>
          <w:rFonts w:ascii="Calibri" w:eastAsia="Calibri" w:hAnsi="Calibri" w:cs="Calibri"/>
          <w:sz w:val="24"/>
          <w:szCs w:val="24"/>
        </w:rPr>
        <w:t xml:space="preserve">; </w:t>
      </w:r>
      <w:hyperlink r:id="rId15">
        <w:r>
          <w:rPr>
            <w:rFonts w:ascii="Calibri" w:eastAsia="Calibri" w:hAnsi="Calibri" w:cs="Calibri"/>
            <w:sz w:val="24"/>
            <w:szCs w:val="24"/>
          </w:rPr>
          <w:t xml:space="preserve">Hopkins &amp; </w:t>
        </w:r>
        <w:proofErr w:type="spellStart"/>
        <w:r>
          <w:rPr>
            <w:rFonts w:ascii="Calibri" w:eastAsia="Calibri" w:hAnsi="Calibri" w:cs="Calibri"/>
            <w:sz w:val="24"/>
            <w:szCs w:val="24"/>
          </w:rPr>
          <w:t>Meguerditchian</w:t>
        </w:r>
        <w:proofErr w:type="spellEnd"/>
        <w:r>
          <w:rPr>
            <w:rFonts w:ascii="Calibri" w:eastAsia="Calibri" w:hAnsi="Calibri" w:cs="Calibri"/>
            <w:sz w:val="24"/>
            <w:szCs w:val="24"/>
          </w:rPr>
          <w:t>, 2025</w:t>
        </w:r>
      </w:hyperlink>
      <w:r>
        <w:rPr>
          <w:rFonts w:ascii="Calibri" w:eastAsia="Calibri" w:hAnsi="Calibri" w:cs="Calibri"/>
          <w:sz w:val="24"/>
          <w:szCs w:val="24"/>
        </w:rPr>
        <w:t xml:space="preserve">; wild: </w:t>
      </w:r>
      <w:hyperlink r:id="rId16">
        <w:proofErr w:type="spellStart"/>
        <w:r>
          <w:rPr>
            <w:rFonts w:ascii="Calibri" w:eastAsia="Calibri" w:hAnsi="Calibri" w:cs="Calibri"/>
            <w:sz w:val="24"/>
            <w:szCs w:val="24"/>
          </w:rPr>
          <w:t>Humle</w:t>
        </w:r>
        <w:proofErr w:type="spellEnd"/>
        <w:r>
          <w:rPr>
            <w:rFonts w:ascii="Calibri" w:eastAsia="Calibri" w:hAnsi="Calibri" w:cs="Calibri"/>
            <w:sz w:val="24"/>
            <w:szCs w:val="24"/>
          </w:rPr>
          <w:t xml:space="preserve"> &amp; Matsuzawa, 2009; Sanz et al., 2016</w:t>
        </w:r>
      </w:hyperlink>
      <w:r>
        <w:t xml:space="preserve">; </w:t>
      </w:r>
      <w:hyperlink r:id="rId17">
        <w:r>
          <w:rPr>
            <w:rFonts w:ascii="Calibri" w:eastAsia="Calibri" w:hAnsi="Calibri" w:cs="Calibri"/>
            <w:sz w:val="24"/>
            <w:szCs w:val="24"/>
          </w:rPr>
          <w:t xml:space="preserve">Anderson et al., 1996; </w:t>
        </w:r>
        <w:proofErr w:type="spellStart"/>
        <w:r>
          <w:rPr>
            <w:rFonts w:ascii="Calibri" w:eastAsia="Calibri" w:hAnsi="Calibri" w:cs="Calibri"/>
            <w:sz w:val="24"/>
            <w:szCs w:val="24"/>
          </w:rPr>
          <w:t>Lilak</w:t>
        </w:r>
        <w:proofErr w:type="spellEnd"/>
        <w:r>
          <w:rPr>
            <w:rFonts w:ascii="Calibri" w:eastAsia="Calibri" w:hAnsi="Calibri" w:cs="Calibri"/>
            <w:sz w:val="24"/>
            <w:szCs w:val="24"/>
          </w:rPr>
          <w:t xml:space="preserve"> &amp; Phillips, 2008; Meunier &amp; </w:t>
        </w:r>
        <w:proofErr w:type="spellStart"/>
        <w:r>
          <w:rPr>
            <w:rFonts w:ascii="Calibri" w:eastAsia="Calibri" w:hAnsi="Calibri" w:cs="Calibri"/>
            <w:sz w:val="24"/>
            <w:szCs w:val="24"/>
          </w:rPr>
          <w:t>Vauclair</w:t>
        </w:r>
        <w:proofErr w:type="spellEnd"/>
        <w:r>
          <w:rPr>
            <w:rFonts w:ascii="Calibri" w:eastAsia="Calibri" w:hAnsi="Calibri" w:cs="Calibri"/>
            <w:sz w:val="24"/>
            <w:szCs w:val="24"/>
          </w:rPr>
          <w:t>, 2007)</w:t>
        </w:r>
      </w:hyperlink>
      <w:r>
        <w:rPr>
          <w:rFonts w:ascii="Calibri" w:eastAsia="Calibri" w:hAnsi="Calibri" w:cs="Calibri"/>
          <w:sz w:val="24"/>
          <w:szCs w:val="24"/>
        </w:rPr>
        <w:t xml:space="preserve">. Taken together, these findings indicate that </w:t>
      </w:r>
      <w:commentRangeStart w:id="41"/>
      <w:r>
        <w:rPr>
          <w:rFonts w:ascii="Calibri" w:eastAsia="Calibri" w:hAnsi="Calibri" w:cs="Calibri"/>
          <w:sz w:val="24"/>
          <w:szCs w:val="24"/>
        </w:rPr>
        <w:t xml:space="preserve">neither task complexity </w:t>
      </w:r>
      <w:commentRangeEnd w:id="41"/>
      <w:r w:rsidR="0015075A">
        <w:rPr>
          <w:rStyle w:val="CommentReference"/>
        </w:rPr>
        <w:commentReference w:id="41"/>
      </w:r>
      <w:r>
        <w:rPr>
          <w:rFonts w:ascii="Calibri" w:eastAsia="Calibri" w:hAnsi="Calibri" w:cs="Calibri"/>
          <w:sz w:val="24"/>
          <w:szCs w:val="24"/>
        </w:rPr>
        <w:t>nor tool use alone reliably translate individual-level handedness into aligned population-level patterns.</w:t>
      </w:r>
    </w:p>
    <w:p w14:paraId="00000028" w14:textId="77777777" w:rsidR="00E062B4" w:rsidRDefault="00E062B4">
      <w:pPr>
        <w:jc w:val="both"/>
        <w:rPr>
          <w:rFonts w:ascii="Calibri" w:eastAsia="Calibri" w:hAnsi="Calibri" w:cs="Calibri"/>
          <w:sz w:val="24"/>
          <w:szCs w:val="24"/>
        </w:rPr>
      </w:pPr>
    </w:p>
    <w:p w14:paraId="00000029" w14:textId="77777777" w:rsidR="00E062B4" w:rsidRDefault="0044500A">
      <w:pPr>
        <w:jc w:val="both"/>
        <w:rPr>
          <w:rFonts w:ascii="Calibri" w:eastAsia="Calibri" w:hAnsi="Calibri" w:cs="Calibri"/>
          <w:sz w:val="24"/>
          <w:szCs w:val="24"/>
        </w:rPr>
      </w:pPr>
      <w:commentRangeStart w:id="42"/>
      <w:r>
        <w:rPr>
          <w:rFonts w:ascii="Calibri" w:eastAsia="Calibri" w:hAnsi="Calibri" w:cs="Calibri"/>
          <w:sz w:val="24"/>
          <w:szCs w:val="24"/>
        </w:rPr>
        <w:t xml:space="preserve">The strength and expression of lateralization may depend not only on the complexity of a task, but also on how </w:t>
      </w:r>
      <w:commentRangeStart w:id="43"/>
      <w:r>
        <w:rPr>
          <w:rFonts w:ascii="Calibri" w:eastAsia="Calibri" w:hAnsi="Calibri" w:cs="Calibri"/>
          <w:sz w:val="24"/>
          <w:szCs w:val="24"/>
        </w:rPr>
        <w:t xml:space="preserve">central that task is to survival. </w:t>
      </w:r>
      <w:commentRangeEnd w:id="42"/>
      <w:r w:rsidR="0015075A">
        <w:rPr>
          <w:rStyle w:val="CommentReference"/>
        </w:rPr>
        <w:commentReference w:id="42"/>
      </w:r>
      <w:commentRangeEnd w:id="43"/>
      <w:r w:rsidR="0015075A">
        <w:rPr>
          <w:rStyle w:val="CommentReference"/>
        </w:rPr>
        <w:commentReference w:id="43"/>
      </w:r>
      <w:r>
        <w:rPr>
          <w:rFonts w:ascii="Calibri" w:eastAsia="Calibri" w:hAnsi="Calibri" w:cs="Calibri"/>
          <w:sz w:val="24"/>
          <w:szCs w:val="24"/>
        </w:rPr>
        <w:t xml:space="preserve">Tool use alone may therefore be insufficient to reliably shape population-level patterns. Its influence may instead depend on the ecological contexts in which it is performed and on </w:t>
      </w:r>
      <w:commentRangeStart w:id="44"/>
      <w:r>
        <w:rPr>
          <w:rFonts w:ascii="Calibri" w:eastAsia="Calibri" w:hAnsi="Calibri" w:cs="Calibri"/>
          <w:sz w:val="24"/>
          <w:szCs w:val="24"/>
        </w:rPr>
        <w:t xml:space="preserve">how strongly access to key resources depends on it. When </w:t>
      </w:r>
      <w:commentRangeEnd w:id="44"/>
      <w:r w:rsidR="0015075A">
        <w:rPr>
          <w:rStyle w:val="CommentReference"/>
        </w:rPr>
        <w:commentReference w:id="44"/>
      </w:r>
      <w:r>
        <w:rPr>
          <w:rFonts w:ascii="Calibri" w:eastAsia="Calibri" w:hAnsi="Calibri" w:cs="Calibri"/>
          <w:sz w:val="24"/>
          <w:szCs w:val="24"/>
        </w:rPr>
        <w:t xml:space="preserve">tool use becomes necessary for exploiting valuable resources, repeated engagement may </w:t>
      </w:r>
      <w:commentRangeStart w:id="45"/>
      <w:r>
        <w:rPr>
          <w:rFonts w:ascii="Calibri" w:eastAsia="Calibri" w:hAnsi="Calibri" w:cs="Calibri"/>
          <w:sz w:val="24"/>
          <w:szCs w:val="24"/>
        </w:rPr>
        <w:lastRenderedPageBreak/>
        <w:t>reinforce and stabilize hand preferences at the individual level. When such behaviors are also performed frequently and shared across individuals, they may begin to influence population-level patterns. This raises the possibility that increasing dependence on tool use, rather than tool use per se, may play an important role in the emergence of strong and structured lateralization patterns.</w:t>
      </w:r>
      <w:commentRangeEnd w:id="45"/>
      <w:r w:rsidR="0015075A">
        <w:rPr>
          <w:rStyle w:val="CommentReference"/>
        </w:rPr>
        <w:commentReference w:id="45"/>
      </w:r>
    </w:p>
    <w:p w14:paraId="0000002A" w14:textId="77777777" w:rsidR="00E062B4" w:rsidRDefault="00E062B4">
      <w:pPr>
        <w:jc w:val="both"/>
        <w:rPr>
          <w:rFonts w:ascii="Calibri" w:eastAsia="Calibri" w:hAnsi="Calibri" w:cs="Calibri"/>
          <w:sz w:val="24"/>
          <w:szCs w:val="24"/>
        </w:rPr>
      </w:pPr>
    </w:p>
    <w:p w14:paraId="0000002B" w14:textId="77777777" w:rsidR="00E062B4" w:rsidRDefault="0044500A">
      <w:pPr>
        <w:jc w:val="both"/>
        <w:rPr>
          <w:rFonts w:ascii="Calibri" w:eastAsia="Calibri" w:hAnsi="Calibri" w:cs="Calibri"/>
          <w:sz w:val="24"/>
          <w:szCs w:val="24"/>
        </w:rPr>
      </w:pPr>
      <w:r>
        <w:rPr>
          <w:rFonts w:ascii="Calibri" w:eastAsia="Calibri" w:hAnsi="Calibri" w:cs="Calibri"/>
          <w:sz w:val="24"/>
          <w:szCs w:val="24"/>
        </w:rPr>
        <w:t>Long-tailed macaques (</w:t>
      </w:r>
      <w:proofErr w:type="spellStart"/>
      <w:r>
        <w:rPr>
          <w:rFonts w:ascii="Calibri" w:eastAsia="Calibri" w:hAnsi="Calibri" w:cs="Calibri"/>
          <w:i/>
          <w:iCs/>
          <w:sz w:val="24"/>
          <w:szCs w:val="24"/>
        </w:rPr>
        <w:t>Macaca</w:t>
      </w:r>
      <w:proofErr w:type="spellEnd"/>
      <w:r>
        <w:rPr>
          <w:rFonts w:ascii="Calibri" w:eastAsia="Calibri" w:hAnsi="Calibri" w:cs="Calibri"/>
          <w:i/>
          <w:iCs/>
          <w:sz w:val="24"/>
          <w:szCs w:val="24"/>
        </w:rPr>
        <w:t xml:space="preserve"> </w:t>
      </w:r>
      <w:proofErr w:type="spellStart"/>
      <w:r>
        <w:rPr>
          <w:rFonts w:ascii="Calibri" w:eastAsia="Calibri" w:hAnsi="Calibri" w:cs="Calibri"/>
          <w:i/>
          <w:iCs/>
          <w:sz w:val="24"/>
          <w:szCs w:val="24"/>
        </w:rPr>
        <w:t>fascicularis</w:t>
      </w:r>
      <w:proofErr w:type="spellEnd"/>
      <w:r>
        <w:rPr>
          <w:rFonts w:ascii="Calibri" w:eastAsia="Calibri" w:hAnsi="Calibri" w:cs="Calibri"/>
          <w:sz w:val="24"/>
          <w:szCs w:val="24"/>
        </w:rPr>
        <w:t xml:space="preserve">) in southern Thailand and Myanmar habitually use stone tools to process nuts and marine invertebrates such as oysters </w:t>
      </w:r>
      <w:commentRangeStart w:id="46"/>
      <w:r>
        <w:fldChar w:fldCharType="begin"/>
      </w:r>
      <w:r>
        <w:instrText xml:space="preserve"> HYPERLINK "https://www.zotero.org/google-docs/?NYVhlc" \h </w:instrText>
      </w:r>
      <w:r>
        <w:fldChar w:fldCharType="separate"/>
      </w:r>
      <w:r>
        <w:rPr>
          <w:rFonts w:ascii="Calibri" w:eastAsia="Calibri" w:hAnsi="Calibri" w:cs="Calibri"/>
          <w:sz w:val="24"/>
          <w:szCs w:val="24"/>
        </w:rPr>
        <w:t>(</w:t>
      </w:r>
      <w:proofErr w:type="spellStart"/>
      <w:r>
        <w:rPr>
          <w:rFonts w:ascii="Calibri" w:eastAsia="Calibri" w:hAnsi="Calibri" w:cs="Calibri"/>
          <w:sz w:val="24"/>
          <w:szCs w:val="24"/>
        </w:rPr>
        <w:t>Gumert</w:t>
      </w:r>
      <w:proofErr w:type="spellEnd"/>
      <w:r>
        <w:rPr>
          <w:rFonts w:ascii="Calibri" w:eastAsia="Calibri" w:hAnsi="Calibri" w:cs="Calibri"/>
          <w:sz w:val="24"/>
          <w:szCs w:val="24"/>
        </w:rPr>
        <w:t xml:space="preserve"> et al., 2009; Luncz et al., 2017)</w:t>
      </w:r>
      <w:r>
        <w:rPr>
          <w:rFonts w:ascii="Calibri" w:eastAsia="Calibri" w:hAnsi="Calibri" w:cs="Calibri"/>
          <w:sz w:val="24"/>
          <w:szCs w:val="24"/>
        </w:rPr>
        <w:fldChar w:fldCharType="end"/>
      </w:r>
      <w:commentRangeEnd w:id="46"/>
      <w:r>
        <w:rPr>
          <w:rStyle w:val="CommentReference"/>
        </w:rPr>
        <w:commentReference w:id="46"/>
      </w:r>
      <w:r>
        <w:rPr>
          <w:rFonts w:ascii="Calibri" w:eastAsia="Calibri" w:hAnsi="Calibri" w:cs="Calibri"/>
          <w:sz w:val="24"/>
          <w:szCs w:val="24"/>
        </w:rPr>
        <w:t xml:space="preserve">. </w:t>
      </w:r>
      <w:commentRangeStart w:id="47"/>
      <w:r>
        <w:rPr>
          <w:rFonts w:ascii="Calibri" w:eastAsia="Calibri" w:hAnsi="Calibri" w:cs="Calibri"/>
          <w:sz w:val="24"/>
          <w:szCs w:val="24"/>
        </w:rPr>
        <w:t xml:space="preserve">Tool-using macaques thus routinely engage in a continuum of manual behaviors that vary in cognitive and motor demands. This behavioral diversity provides an opportunity to examine </w:t>
      </w:r>
      <w:commentRangeStart w:id="48"/>
      <w:r>
        <w:rPr>
          <w:rFonts w:ascii="Calibri" w:eastAsia="Calibri" w:hAnsi="Calibri" w:cs="Calibri"/>
          <w:sz w:val="24"/>
          <w:szCs w:val="24"/>
        </w:rPr>
        <w:t xml:space="preserve">how task demands </w:t>
      </w:r>
      <w:commentRangeEnd w:id="48"/>
      <w:r>
        <w:rPr>
          <w:rStyle w:val="CommentReference"/>
        </w:rPr>
        <w:commentReference w:id="48"/>
      </w:r>
      <w:r>
        <w:rPr>
          <w:rFonts w:ascii="Calibri" w:eastAsia="Calibri" w:hAnsi="Calibri" w:cs="Calibri"/>
          <w:sz w:val="24"/>
          <w:szCs w:val="24"/>
        </w:rPr>
        <w:t xml:space="preserve">influence the expression of hand preferences at the individual level. </w:t>
      </w:r>
      <w:commentRangeEnd w:id="47"/>
      <w:r>
        <w:rPr>
          <w:rStyle w:val="CommentReference"/>
        </w:rPr>
        <w:commentReference w:id="47"/>
      </w:r>
      <w:r>
        <w:rPr>
          <w:rFonts w:ascii="Calibri" w:eastAsia="Calibri" w:hAnsi="Calibri" w:cs="Calibri"/>
          <w:sz w:val="24"/>
          <w:szCs w:val="24"/>
        </w:rPr>
        <w:t xml:space="preserve">To assess this relationship, we studied a wild group of stone-tool-using long-tailed macaques (LIG) on </w:t>
      </w:r>
      <w:proofErr w:type="spellStart"/>
      <w:r>
        <w:rPr>
          <w:rFonts w:ascii="Calibri" w:eastAsia="Calibri" w:hAnsi="Calibri" w:cs="Calibri"/>
          <w:sz w:val="24"/>
          <w:szCs w:val="24"/>
        </w:rPr>
        <w:t>Boi</w:t>
      </w:r>
      <w:proofErr w:type="spellEnd"/>
      <w:r>
        <w:rPr>
          <w:rFonts w:ascii="Calibri" w:eastAsia="Calibri" w:hAnsi="Calibri" w:cs="Calibri"/>
          <w:sz w:val="24"/>
          <w:szCs w:val="24"/>
        </w:rPr>
        <w:t xml:space="preserve"> Island in southern Thailand </w:t>
      </w:r>
      <w:hyperlink r:id="rId18">
        <w:r>
          <w:t>(Luncz et al., 2019)</w:t>
        </w:r>
      </w:hyperlink>
      <w:r>
        <w:rPr>
          <w:rFonts w:ascii="Calibri" w:eastAsia="Calibri" w:hAnsi="Calibri" w:cs="Calibri"/>
          <w:sz w:val="24"/>
          <w:szCs w:val="24"/>
        </w:rPr>
        <w:t>. We quantified individual hand preferences across five manual behaviors, in increasing order of mechanical and motor demands: food rubbing, food pounding, food washing, and two stone-tool-assisted behaviors (nut cracking and oyster foraging). In line with task complexity theory, we predicted clearer individual-level hand preferences during stone-tool-assisted behaviors than during lower-demand manual actions such as rubbing or washing. Consistent with broader comparative patterns in non-human primates, we did not expect these asymmetries to produce aligned population-level handedness.</w:t>
      </w:r>
    </w:p>
    <w:p w14:paraId="0000002C" w14:textId="77777777" w:rsidR="00E062B4" w:rsidRDefault="00E062B4">
      <w:pPr>
        <w:jc w:val="both"/>
        <w:rPr>
          <w:rFonts w:ascii="Calibri" w:eastAsia="Calibri" w:hAnsi="Calibri" w:cs="Calibri"/>
          <w:sz w:val="24"/>
          <w:szCs w:val="24"/>
        </w:rPr>
      </w:pPr>
    </w:p>
    <w:p w14:paraId="0000002D" w14:textId="77777777" w:rsidR="00E062B4" w:rsidRDefault="0044500A">
      <w:pPr>
        <w:jc w:val="both"/>
        <w:rPr>
          <w:rFonts w:ascii="Calibri" w:eastAsia="Calibri" w:hAnsi="Calibri" w:cs="Calibri"/>
          <w:sz w:val="24"/>
          <w:szCs w:val="24"/>
        </w:rPr>
      </w:pPr>
      <w:commentRangeStart w:id="49"/>
      <w:r>
        <w:rPr>
          <w:rFonts w:ascii="Calibri" w:eastAsia="Calibri" w:hAnsi="Calibri" w:cs="Calibri"/>
          <w:sz w:val="24"/>
          <w:szCs w:val="24"/>
        </w:rPr>
        <w:t xml:space="preserve">Beyond this general behavioral diversity, LIG also inhabits an ecological context in which tool use may be especially </w:t>
      </w:r>
      <w:commentRangeStart w:id="50"/>
      <w:r>
        <w:rPr>
          <w:rFonts w:ascii="Calibri" w:eastAsia="Calibri" w:hAnsi="Calibri" w:cs="Calibri"/>
          <w:sz w:val="24"/>
          <w:szCs w:val="24"/>
        </w:rPr>
        <w:t xml:space="preserve">central to survival. </w:t>
      </w:r>
      <w:commentRangeEnd w:id="50"/>
      <w:r w:rsidR="0033305E">
        <w:rPr>
          <w:rStyle w:val="CommentReference"/>
        </w:rPr>
        <w:commentReference w:id="50"/>
      </w:r>
      <w:r>
        <w:rPr>
          <w:rFonts w:ascii="Calibri" w:eastAsia="Calibri" w:hAnsi="Calibri" w:cs="Calibri"/>
          <w:sz w:val="24"/>
          <w:szCs w:val="24"/>
        </w:rPr>
        <w:t xml:space="preserve">LIG is a </w:t>
      </w:r>
      <w:commentRangeStart w:id="51"/>
      <w:r>
        <w:rPr>
          <w:rFonts w:ascii="Calibri" w:eastAsia="Calibri" w:hAnsi="Calibri" w:cs="Calibri"/>
          <w:sz w:val="24"/>
          <w:szCs w:val="24"/>
        </w:rPr>
        <w:t xml:space="preserve">coastal-dwelling group </w:t>
      </w:r>
      <w:commentRangeEnd w:id="51"/>
      <w:r w:rsidR="0033305E">
        <w:rPr>
          <w:rStyle w:val="CommentReference"/>
        </w:rPr>
        <w:commentReference w:id="51"/>
      </w:r>
      <w:r>
        <w:rPr>
          <w:rFonts w:ascii="Calibri" w:eastAsia="Calibri" w:hAnsi="Calibri" w:cs="Calibri"/>
          <w:sz w:val="24"/>
          <w:szCs w:val="24"/>
        </w:rPr>
        <w:t>that primarily uses stone tools to exploit shellfish, particularly oysters (</w:t>
      </w:r>
      <w:r>
        <w:rPr>
          <w:rFonts w:ascii="Calibri" w:eastAsia="Calibri" w:hAnsi="Calibri" w:cs="Calibri"/>
          <w:i/>
          <w:iCs/>
          <w:sz w:val="24"/>
          <w:szCs w:val="24"/>
        </w:rPr>
        <w:t>Saccostrea sp.</w:t>
      </w:r>
      <w:r>
        <w:rPr>
          <w:rFonts w:ascii="Calibri" w:eastAsia="Calibri" w:hAnsi="Calibri" w:cs="Calibri"/>
          <w:sz w:val="24"/>
          <w:szCs w:val="24"/>
        </w:rPr>
        <w:t xml:space="preserve">). Preliminary observations suggest that oysters constitute a major food resource for the macaques on </w:t>
      </w:r>
      <w:proofErr w:type="spellStart"/>
      <w:r>
        <w:rPr>
          <w:rFonts w:ascii="Calibri" w:eastAsia="Calibri" w:hAnsi="Calibri" w:cs="Calibri"/>
          <w:sz w:val="24"/>
          <w:szCs w:val="24"/>
        </w:rPr>
        <w:t>Boi</w:t>
      </w:r>
      <w:proofErr w:type="spellEnd"/>
      <w:r>
        <w:rPr>
          <w:rFonts w:ascii="Calibri" w:eastAsia="Calibri" w:hAnsi="Calibri" w:cs="Calibri"/>
          <w:sz w:val="24"/>
          <w:szCs w:val="24"/>
        </w:rPr>
        <w:t xml:space="preserve"> Island. Oysters are replenished by ocean currents and represent an abundant, predictable, and highly nutritious food resource </w:t>
      </w:r>
      <w:r>
        <w:rPr>
          <w:rFonts w:ascii="Calibri" w:eastAsia="Calibri" w:hAnsi="Calibri" w:cs="Calibri"/>
          <w:sz w:val="24"/>
          <w:szCs w:val="24"/>
          <w:highlight w:val="yellow"/>
        </w:rPr>
        <w:t>(ref)</w:t>
      </w:r>
      <w:r>
        <w:rPr>
          <w:rFonts w:ascii="Calibri" w:eastAsia="Calibri" w:hAnsi="Calibri" w:cs="Calibri"/>
          <w:sz w:val="24"/>
          <w:szCs w:val="24"/>
        </w:rPr>
        <w:t xml:space="preserve">. Island environments are often spatially constrained and resource-limited, with fewer alternative food options </w:t>
      </w:r>
      <w:r>
        <w:rPr>
          <w:rFonts w:ascii="Calibri" w:eastAsia="Calibri" w:hAnsi="Calibri" w:cs="Calibri"/>
          <w:sz w:val="24"/>
          <w:szCs w:val="24"/>
          <w:highlight w:val="yellow"/>
        </w:rPr>
        <w:t>(ref)</w:t>
      </w:r>
      <w:r>
        <w:rPr>
          <w:rFonts w:ascii="Calibri" w:eastAsia="Calibri" w:hAnsi="Calibri" w:cs="Calibri"/>
          <w:sz w:val="24"/>
          <w:szCs w:val="24"/>
        </w:rPr>
        <w:t>. In such conditions, a reliable and valuable resource such as oysters may become especially important, potentially increasing ecological reliance not only on the resource itself but also on the tool-use behaviors required to access it. This ecological context allows us to examine whether increasing dependence on tool use may contribute not only to strong individual-level handedness, but also to facilitating structure at the population level.</w:t>
      </w:r>
      <w:commentRangeEnd w:id="49"/>
      <w:r w:rsidR="00C85EA1">
        <w:rPr>
          <w:rStyle w:val="CommentReference"/>
        </w:rPr>
        <w:commentReference w:id="49"/>
      </w:r>
    </w:p>
    <w:p w14:paraId="0000002E" w14:textId="77777777" w:rsidR="00E062B4" w:rsidRDefault="00E062B4">
      <w:pPr>
        <w:jc w:val="both"/>
        <w:rPr>
          <w:rFonts w:ascii="Calibri" w:eastAsia="Calibri" w:hAnsi="Calibri" w:cs="Calibri"/>
          <w:sz w:val="24"/>
          <w:szCs w:val="24"/>
        </w:rPr>
      </w:pPr>
    </w:p>
    <w:p w14:paraId="0000002F" w14:textId="7D89F8C5" w:rsidR="00E062B4" w:rsidRDefault="0044500A">
      <w:pPr>
        <w:jc w:val="both"/>
        <w:rPr>
          <w:rFonts w:ascii="Calibri" w:eastAsia="Calibri" w:hAnsi="Calibri" w:cs="Calibri"/>
          <w:sz w:val="24"/>
          <w:szCs w:val="24"/>
        </w:rPr>
      </w:pPr>
      <w:commentRangeStart w:id="52"/>
      <w:r>
        <w:rPr>
          <w:rFonts w:ascii="Calibri" w:eastAsia="Calibri" w:hAnsi="Calibri" w:cs="Calibri"/>
          <w:sz w:val="24"/>
          <w:szCs w:val="24"/>
        </w:rPr>
        <w:t xml:space="preserve">Our second aim therefore examined whether increasing </w:t>
      </w:r>
      <w:del w:id="53" w:author="Lydia Luncz" w:date="2026-04-29T17:34:00Z">
        <w:r w:rsidDel="00C85EA1">
          <w:rPr>
            <w:rFonts w:ascii="Calibri" w:eastAsia="Calibri" w:hAnsi="Calibri" w:cs="Calibri"/>
            <w:sz w:val="24"/>
            <w:szCs w:val="24"/>
          </w:rPr>
          <w:delText xml:space="preserve">dependence </w:delText>
        </w:r>
      </w:del>
      <w:ins w:id="54" w:author="Lydia Luncz" w:date="2026-04-29T17:34:00Z">
        <w:r w:rsidR="00C85EA1">
          <w:rPr>
            <w:rFonts w:ascii="Calibri" w:eastAsia="Calibri" w:hAnsi="Calibri" w:cs="Calibri"/>
            <w:sz w:val="24"/>
            <w:szCs w:val="24"/>
          </w:rPr>
          <w:t xml:space="preserve">importance </w:t>
        </w:r>
      </w:ins>
      <w:r>
        <w:rPr>
          <w:rFonts w:ascii="Calibri" w:eastAsia="Calibri" w:hAnsi="Calibri" w:cs="Calibri"/>
          <w:sz w:val="24"/>
          <w:szCs w:val="24"/>
        </w:rPr>
        <w:t xml:space="preserve">on tool-assisted oyster foraging may contribute to broader population-level structure. Oyster foraging occurs on exposed rocky shores lacking structural refuge, where macaques are vulnerable to avian predators and human disturbance. Likely predation pressure in exposed habitats may prompt individuals to forage near conspecifics. However, broader foraging frameworks predict </w:t>
      </w:r>
      <w:r>
        <w:rPr>
          <w:rFonts w:ascii="Calibri" w:eastAsia="Calibri" w:hAnsi="Calibri" w:cs="Calibri"/>
          <w:sz w:val="24"/>
          <w:szCs w:val="24"/>
        </w:rPr>
        <w:lastRenderedPageBreak/>
        <w:t xml:space="preserve">that the benefits of proximity to conspecifics should be balanced against the costs of efficient resource exploitation </w:t>
      </w:r>
      <w:hyperlink r:id="rId19">
        <w:r>
          <w:rPr>
            <w:rFonts w:ascii="Calibri" w:eastAsia="Calibri" w:hAnsi="Calibri" w:cs="Calibri"/>
            <w:sz w:val="24"/>
            <w:szCs w:val="24"/>
          </w:rPr>
          <w:t>(Pyke, 1984)</w:t>
        </w:r>
      </w:hyperlink>
      <w:r>
        <w:rPr>
          <w:rFonts w:ascii="Calibri" w:eastAsia="Calibri" w:hAnsi="Calibri" w:cs="Calibri"/>
          <w:sz w:val="24"/>
          <w:szCs w:val="24"/>
        </w:rPr>
        <w:t>. Oysters are fixed to rocky substrates and vary in orientation, making some strike angles easier to exploit with one hand than the other. Rocks exploited by one individual may remain profitable for individuals with the opposite hand preference, making opposite-handed associations likely. We therefore tested whether individual handedness predicts fine-scale spatial associations during oyster foraging, allowing us to evaluate whether individual-level asymmetries can structure group-level foraging patterns under specific ecological constraints and whether such dynamics may offer a plausible pathway through which population-level patterns could emerge.</w:t>
      </w:r>
      <w:commentRangeEnd w:id="52"/>
      <w:r w:rsidR="00C85EA1">
        <w:rPr>
          <w:rStyle w:val="CommentReference"/>
        </w:rPr>
        <w:commentReference w:id="52"/>
      </w:r>
    </w:p>
    <w:p w14:paraId="00000030" w14:textId="77777777" w:rsidR="00E062B4" w:rsidRDefault="00E062B4">
      <w:pPr>
        <w:jc w:val="both"/>
        <w:rPr>
          <w:rFonts w:ascii="Calibri" w:eastAsia="Calibri" w:hAnsi="Calibri" w:cs="Calibri"/>
          <w:sz w:val="24"/>
          <w:szCs w:val="24"/>
        </w:rPr>
      </w:pPr>
    </w:p>
    <w:p w14:paraId="00000031" w14:textId="5ACF2F54" w:rsidR="00E062B4" w:rsidRDefault="0044500A">
      <w:pPr>
        <w:jc w:val="both"/>
        <w:rPr>
          <w:rFonts w:ascii="Calibri" w:eastAsia="Calibri" w:hAnsi="Calibri" w:cs="Calibri"/>
          <w:sz w:val="24"/>
          <w:szCs w:val="24"/>
        </w:rPr>
      </w:pPr>
      <w:commentRangeStart w:id="55"/>
      <w:r>
        <w:rPr>
          <w:rFonts w:ascii="Calibri" w:eastAsia="Calibri" w:hAnsi="Calibri" w:cs="Calibri"/>
          <w:sz w:val="24"/>
          <w:szCs w:val="24"/>
        </w:rPr>
        <w:t xml:space="preserve">Together, these aims allow us to examine the factors that shape individual hand preferences and the conditions under which such asymmetries may influence group-level </w:t>
      </w:r>
      <w:ins w:id="56" w:author="Lydia Luncz" w:date="2026-04-29T17:35:00Z">
        <w:r w:rsidR="00C85EA1">
          <w:rPr>
            <w:rFonts w:ascii="Calibri" w:eastAsia="Calibri" w:hAnsi="Calibri" w:cs="Calibri"/>
            <w:sz w:val="24"/>
            <w:szCs w:val="24"/>
          </w:rPr>
          <w:t xml:space="preserve">social </w:t>
        </w:r>
      </w:ins>
      <w:r>
        <w:rPr>
          <w:rFonts w:ascii="Calibri" w:eastAsia="Calibri" w:hAnsi="Calibri" w:cs="Calibri"/>
          <w:sz w:val="24"/>
          <w:szCs w:val="24"/>
        </w:rPr>
        <w:t xml:space="preserve">organization. By investigating how task demands, ecological context, and tool-use </w:t>
      </w:r>
      <w:del w:id="57" w:author="Lydia Luncz" w:date="2026-04-29T17:42:00Z">
        <w:r w:rsidDel="008018E9">
          <w:rPr>
            <w:rFonts w:ascii="Calibri" w:eastAsia="Calibri" w:hAnsi="Calibri" w:cs="Calibri"/>
            <w:sz w:val="24"/>
            <w:szCs w:val="24"/>
          </w:rPr>
          <w:delText>dependence</w:delText>
        </w:r>
      </w:del>
      <w:r>
        <w:rPr>
          <w:rFonts w:ascii="Calibri" w:eastAsia="Calibri" w:hAnsi="Calibri" w:cs="Calibri"/>
          <w:sz w:val="24"/>
          <w:szCs w:val="24"/>
        </w:rPr>
        <w:t xml:space="preserve"> interact within a wild tool-using macaque population, we assess how lateralization may move beyond individual expression to structure broader population-level patterns. </w:t>
      </w:r>
      <w:commentRangeEnd w:id="55"/>
      <w:r w:rsidR="006F032B">
        <w:rPr>
          <w:rStyle w:val="CommentReference"/>
        </w:rPr>
        <w:commentReference w:id="55"/>
      </w:r>
      <w:del w:id="58" w:author="Lydia Luncz" w:date="2026-04-29T17:42:00Z">
        <w:r w:rsidDel="006F032B">
          <w:rPr>
            <w:rFonts w:ascii="Calibri" w:eastAsia="Calibri" w:hAnsi="Calibri" w:cs="Calibri"/>
            <w:sz w:val="24"/>
            <w:szCs w:val="24"/>
          </w:rPr>
          <w:delText xml:space="preserve">Through this approach, our study provides insights into the broader ecological and evolutionary processes that likely shaped lateralized action in primates. </w:delText>
        </w:r>
      </w:del>
    </w:p>
    <w:p w14:paraId="00000032" w14:textId="77777777" w:rsidR="00E062B4" w:rsidRDefault="00E062B4">
      <w:pPr>
        <w:jc w:val="both"/>
        <w:rPr>
          <w:rFonts w:ascii="Calibri" w:eastAsia="Calibri" w:hAnsi="Calibri" w:cs="Calibri"/>
          <w:sz w:val="24"/>
          <w:szCs w:val="24"/>
        </w:rPr>
      </w:pPr>
    </w:p>
    <w:sectPr w:rsidR="00E062B4">
      <w:footerReference w:type="default" r:id="rId20"/>
      <w:pgSz w:w="12240" w:h="15840"/>
      <w:pgMar w:top="1440" w:right="1440" w:bottom="1440" w:left="1440" w:header="720" w:footer="72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Lydia Luncz" w:date="2026-05-04T16:58:00Z" w:initials="LL">
    <w:p w14:paraId="7AA8E610" w14:textId="4E874E04" w:rsidR="00691C03" w:rsidRDefault="00691C03">
      <w:pPr>
        <w:pStyle w:val="CommentText"/>
      </w:pPr>
      <w:r>
        <w:rPr>
          <w:rStyle w:val="CommentReference"/>
        </w:rPr>
        <w:annotationRef/>
      </w:r>
      <w:r>
        <w:t xml:space="preserve">This is repetitive to below </w:t>
      </w:r>
      <w:proofErr w:type="spellStart"/>
      <w:r>
        <w:t>wehre</w:t>
      </w:r>
      <w:proofErr w:type="spellEnd"/>
      <w:r>
        <w:t xml:space="preserve"> we now explain it in </w:t>
      </w:r>
      <w:proofErr w:type="spellStart"/>
      <w:r>
        <w:t>detial</w:t>
      </w:r>
      <w:proofErr w:type="spellEnd"/>
      <w:r>
        <w:t>. Keep the first sentence or two very broad.</w:t>
      </w:r>
    </w:p>
  </w:comment>
  <w:comment w:id="5" w:author="Lydia Luncz" w:date="2026-04-29T16:45:00Z" w:initials="LL">
    <w:p w14:paraId="7BB13891" w14:textId="276429A3" w:rsidR="0044500A" w:rsidRDefault="0044500A">
      <w:pPr>
        <w:pStyle w:val="CommentText"/>
      </w:pPr>
      <w:r>
        <w:rPr>
          <w:rStyle w:val="CommentReference"/>
        </w:rPr>
        <w:annotationRef/>
      </w:r>
      <w:r>
        <w:t>You are doing it again! You rattle on with concepts that you don´t explain and leave the reader to do the work and go look it up. You can´t do this and do not want to see this style again</w:t>
      </w:r>
      <w:r w:rsidR="00691C03">
        <w:t>.</w:t>
      </w:r>
      <w:r>
        <w:t xml:space="preserve"> </w:t>
      </w:r>
    </w:p>
  </w:comment>
  <w:comment w:id="9" w:author="Lydia Luncz" w:date="2026-05-04T17:00:00Z" w:initials="LL">
    <w:p w14:paraId="4C9715D2" w14:textId="3973AD03" w:rsidR="00691C03" w:rsidRDefault="00691C03">
      <w:pPr>
        <w:pStyle w:val="CommentText"/>
      </w:pPr>
      <w:r>
        <w:rPr>
          <w:rStyle w:val="CommentReference"/>
        </w:rPr>
        <w:annotationRef/>
      </w:r>
      <w:r>
        <w:t xml:space="preserve">So </w:t>
      </w:r>
      <w:proofErr w:type="gramStart"/>
      <w:r>
        <w:t>far</w:t>
      </w:r>
      <w:proofErr w:type="gramEnd"/>
      <w:r>
        <w:t xml:space="preserve"> the paper was about humans, so who are these species? You need to lead up to this and introduce </w:t>
      </w:r>
      <w:proofErr w:type="spellStart"/>
      <w:proofErr w:type="gramStart"/>
      <w:r>
        <w:t>non human</w:t>
      </w:r>
      <w:proofErr w:type="spellEnd"/>
      <w:proofErr w:type="gramEnd"/>
      <w:r>
        <w:t xml:space="preserve"> primates as models for humans</w:t>
      </w:r>
    </w:p>
  </w:comment>
  <w:comment w:id="13" w:author="Lydia Luncz" w:date="2026-05-04T17:02:00Z" w:initials="LL">
    <w:p w14:paraId="75EBD956" w14:textId="610AB9BE" w:rsidR="00691C03" w:rsidRDefault="00691C03">
      <w:pPr>
        <w:pStyle w:val="CommentText"/>
      </w:pPr>
      <w:r>
        <w:rPr>
          <w:rStyle w:val="CommentReference"/>
        </w:rPr>
        <w:annotationRef/>
      </w:r>
      <w:r>
        <w:t xml:space="preserve">Similar to who? Humans, I doubt that. </w:t>
      </w:r>
    </w:p>
  </w:comment>
  <w:comment w:id="18" w:author="Lydia Luncz" w:date="2026-04-29T16:52:00Z" w:initials="LL">
    <w:p w14:paraId="34D5B089" w14:textId="77777777" w:rsidR="0044500A" w:rsidRDefault="0044500A">
      <w:pPr>
        <w:pStyle w:val="CommentText"/>
      </w:pPr>
      <w:r>
        <w:rPr>
          <w:rStyle w:val="CommentReference"/>
        </w:rPr>
        <w:annotationRef/>
      </w:r>
      <w:r>
        <w:t xml:space="preserve">This is way too specific and into details for the second paragraph of a paper. Summarize it! </w:t>
      </w:r>
    </w:p>
    <w:p w14:paraId="5506156C" w14:textId="236FC970" w:rsidR="0044500A" w:rsidRDefault="0044500A">
      <w:pPr>
        <w:pStyle w:val="CommentText"/>
      </w:pPr>
      <w:r>
        <w:t>I did that for you in my text, please add this here</w:t>
      </w:r>
    </w:p>
  </w:comment>
  <w:comment w:id="22" w:author="Rohit" w:date="2026-04-22T11:37:00Z" w:initials="">
    <w:p w14:paraId="00000034" w14:textId="77777777" w:rsidR="0044500A" w:rsidRDefault="0044500A">
      <w:pPr>
        <w:widowControl w:val="0"/>
        <w:pBdr>
          <w:top w:val="nil"/>
          <w:left w:val="nil"/>
          <w:bottom w:val="nil"/>
          <w:right w:val="nil"/>
          <w:between w:val="nil"/>
        </w:pBdr>
        <w:spacing w:line="240" w:lineRule="auto"/>
        <w:rPr>
          <w:color w:val="000000"/>
        </w:rPr>
      </w:pPr>
      <w:r>
        <w:rPr>
          <w:color w:val="000000"/>
        </w:rPr>
        <w:t xml:space="preserve">this is a different study, only on anthropoid primates and therefore, </w:t>
      </w:r>
      <w:proofErr w:type="spellStart"/>
      <w:r>
        <w:rPr>
          <w:color w:val="000000"/>
        </w:rPr>
        <w:t>i</w:t>
      </w:r>
      <w:proofErr w:type="spellEnd"/>
      <w:r>
        <w:rPr>
          <w:color w:val="000000"/>
        </w:rPr>
        <w:t xml:space="preserve"> have used this term.</w:t>
      </w:r>
    </w:p>
  </w:comment>
  <w:comment w:id="26" w:author="Lydia Luncz" w:date="2026-04-29T16:56:00Z" w:initials="LL">
    <w:p w14:paraId="1925D6C2" w14:textId="6E014BD1" w:rsidR="0044500A" w:rsidRDefault="0044500A">
      <w:pPr>
        <w:pStyle w:val="CommentText"/>
      </w:pPr>
      <w:r>
        <w:rPr>
          <w:rStyle w:val="CommentReference"/>
        </w:rPr>
        <w:annotationRef/>
      </w:r>
      <w:r>
        <w:t xml:space="preserve">I think while true this is </w:t>
      </w:r>
      <w:proofErr w:type="spellStart"/>
      <w:r>
        <w:t>waaay</w:t>
      </w:r>
      <w:proofErr w:type="spellEnd"/>
      <w:r>
        <w:t xml:space="preserve"> too far for a paper like this. I would delete. </w:t>
      </w:r>
    </w:p>
  </w:comment>
  <w:comment w:id="20" w:author="Lydia Luncz" w:date="2026-05-04T17:04:00Z" w:initials="LL">
    <w:p w14:paraId="574E3BF7" w14:textId="3419F27B" w:rsidR="00691C03" w:rsidRDefault="00691C03">
      <w:pPr>
        <w:pStyle w:val="CommentText"/>
      </w:pPr>
      <w:r>
        <w:rPr>
          <w:rStyle w:val="CommentReference"/>
        </w:rPr>
        <w:annotationRef/>
      </w:r>
      <w:r>
        <w:t xml:space="preserve">This paragraph is repetitive to the above and needs to be merged into one. </w:t>
      </w:r>
    </w:p>
  </w:comment>
  <w:comment w:id="34" w:author="Lydia Luncz" w:date="2026-04-29T17:04:00Z" w:initials="LL">
    <w:p w14:paraId="203212FC" w14:textId="2FEE72A7" w:rsidR="0044500A" w:rsidRDefault="0044500A">
      <w:pPr>
        <w:pStyle w:val="CommentText"/>
      </w:pPr>
      <w:r>
        <w:rPr>
          <w:rStyle w:val="CommentReference"/>
        </w:rPr>
        <w:annotationRef/>
      </w:r>
      <w:r>
        <w:t>This is not a sentence yet but I thought that fits a bit better than from my first version</w:t>
      </w:r>
    </w:p>
  </w:comment>
  <w:comment w:id="38" w:author="Lydia Luncz" w:date="2026-04-29T17:01:00Z" w:initials="LL">
    <w:p w14:paraId="43A6E221" w14:textId="0714650D" w:rsidR="0044500A" w:rsidRDefault="0044500A">
      <w:pPr>
        <w:pStyle w:val="CommentText"/>
      </w:pPr>
      <w:r>
        <w:rPr>
          <w:rStyle w:val="CommentReference"/>
        </w:rPr>
        <w:annotationRef/>
      </w:r>
      <w:r>
        <w:t xml:space="preserve">Tool use can´t be shared. You mean social learning. I would stay away from the </w:t>
      </w:r>
      <w:proofErr w:type="spellStart"/>
      <w:r>
        <w:t>at</w:t>
      </w:r>
      <w:proofErr w:type="spellEnd"/>
      <w:r>
        <w:t xml:space="preserve">, it’s a whole </w:t>
      </w:r>
      <w:proofErr w:type="spellStart"/>
      <w:r>
        <w:t>differetn</w:t>
      </w:r>
      <w:proofErr w:type="spellEnd"/>
      <w:r>
        <w:t xml:space="preserve"> topic</w:t>
      </w:r>
    </w:p>
  </w:comment>
  <w:comment w:id="39" w:author="Lydia Luncz" w:date="2026-04-29T17:02:00Z" w:initials="LL">
    <w:p w14:paraId="3EF75C29" w14:textId="398CC0DC" w:rsidR="0044500A" w:rsidRDefault="0044500A">
      <w:pPr>
        <w:pStyle w:val="CommentText"/>
      </w:pPr>
      <w:r>
        <w:rPr>
          <w:rStyle w:val="CommentReference"/>
        </w:rPr>
        <w:annotationRef/>
      </w:r>
      <w:r>
        <w:t xml:space="preserve">Please make it clear that you are </w:t>
      </w:r>
      <w:proofErr w:type="spellStart"/>
      <w:r>
        <w:t>taling</w:t>
      </w:r>
      <w:proofErr w:type="spellEnd"/>
      <w:r>
        <w:t xml:space="preserve"> about STONE tool users. </w:t>
      </w:r>
    </w:p>
  </w:comment>
  <w:comment w:id="41" w:author="Lydia Luncz" w:date="2026-04-29T17:06:00Z" w:initials="LL">
    <w:p w14:paraId="0B9E3AF1" w14:textId="3909C1E9" w:rsidR="0044500A" w:rsidRDefault="0044500A">
      <w:pPr>
        <w:pStyle w:val="CommentText"/>
      </w:pPr>
      <w:r>
        <w:rPr>
          <w:rStyle w:val="CommentReference"/>
        </w:rPr>
        <w:annotationRef/>
      </w:r>
      <w:r>
        <w:t xml:space="preserve">You have </w:t>
      </w:r>
      <w:proofErr w:type="spellStart"/>
      <w:r>
        <w:t>nto</w:t>
      </w:r>
      <w:proofErr w:type="spellEnd"/>
      <w:r>
        <w:t xml:space="preserve"> talked about task complexity yet. You have to introduce it.</w:t>
      </w:r>
    </w:p>
  </w:comment>
  <w:comment w:id="42" w:author="Lydia Luncz" w:date="2026-04-29T17:08:00Z" w:initials="LL">
    <w:p w14:paraId="4796C4DC" w14:textId="4092E723" w:rsidR="0044500A" w:rsidRDefault="0044500A">
      <w:pPr>
        <w:pStyle w:val="CommentText"/>
      </w:pPr>
      <w:r>
        <w:rPr>
          <w:rStyle w:val="CommentReference"/>
        </w:rPr>
        <w:annotationRef/>
      </w:r>
      <w:r>
        <w:t xml:space="preserve">I don´t </w:t>
      </w:r>
      <w:proofErr w:type="gramStart"/>
      <w:r>
        <w:t>like :not</w:t>
      </w:r>
      <w:proofErr w:type="gramEnd"/>
      <w:r>
        <w:t xml:space="preserve"> only ….but sentences. I screams AI and I think we should avoid that. Please rephrase. </w:t>
      </w:r>
    </w:p>
  </w:comment>
  <w:comment w:id="43" w:author="Lydia Luncz" w:date="2026-04-29T17:08:00Z" w:initials="LL">
    <w:p w14:paraId="23D21E19" w14:textId="5053672E" w:rsidR="0044500A" w:rsidRDefault="0044500A">
      <w:pPr>
        <w:pStyle w:val="CommentText"/>
      </w:pPr>
      <w:r>
        <w:rPr>
          <w:rStyle w:val="CommentReference"/>
        </w:rPr>
        <w:annotationRef/>
      </w:r>
      <w:r>
        <w:t xml:space="preserve">This is too much too early. You should first say the frequency of </w:t>
      </w:r>
      <w:proofErr w:type="spellStart"/>
      <w:r>
        <w:t>practise</w:t>
      </w:r>
      <w:proofErr w:type="spellEnd"/>
      <w:r>
        <w:t xml:space="preserve"> might matter. Then you can talk about skill being important and only then you should mention that skill might be important where tool use is important for biological </w:t>
      </w:r>
      <w:proofErr w:type="spellStart"/>
      <w:r>
        <w:t>fittness</w:t>
      </w:r>
      <w:proofErr w:type="spellEnd"/>
      <w:r>
        <w:t xml:space="preserve"> </w:t>
      </w:r>
    </w:p>
  </w:comment>
  <w:comment w:id="44" w:author="Lydia Luncz" w:date="2026-04-29T17:10:00Z" w:initials="LL">
    <w:p w14:paraId="04A40940" w14:textId="37B5F83D" w:rsidR="0044500A" w:rsidRDefault="0044500A">
      <w:pPr>
        <w:pStyle w:val="CommentText"/>
      </w:pPr>
      <w:r>
        <w:rPr>
          <w:rStyle w:val="CommentReference"/>
        </w:rPr>
        <w:annotationRef/>
      </w:r>
      <w:r>
        <w:t>I don’t understand this</w:t>
      </w:r>
    </w:p>
  </w:comment>
  <w:comment w:id="45" w:author="Lydia Luncz" w:date="2026-04-29T17:11:00Z" w:initials="LL">
    <w:p w14:paraId="6C7FF582" w14:textId="69E77ED4" w:rsidR="0044500A" w:rsidRDefault="0044500A">
      <w:pPr>
        <w:pStyle w:val="CommentText"/>
      </w:pPr>
      <w:r>
        <w:rPr>
          <w:rStyle w:val="CommentReference"/>
        </w:rPr>
        <w:annotationRef/>
      </w:r>
      <w:r>
        <w:t xml:space="preserve">You swing back and forth between necessity as a driver for </w:t>
      </w:r>
      <w:proofErr w:type="spellStart"/>
      <w:r>
        <w:t>handness</w:t>
      </w:r>
      <w:proofErr w:type="spellEnd"/>
      <w:r>
        <w:t xml:space="preserve"> (skill increase) and social learning. This is confusing to me. You can not just leap that all into one sentence. I would stay away from social learning, we have not </w:t>
      </w:r>
      <w:proofErr w:type="spellStart"/>
      <w:r>
        <w:t>menas</w:t>
      </w:r>
      <w:proofErr w:type="spellEnd"/>
      <w:r>
        <w:t xml:space="preserve"> to test this. </w:t>
      </w:r>
    </w:p>
  </w:comment>
  <w:comment w:id="46" w:author="Lydia Luncz" w:date="2026-04-29T17:13:00Z" w:initials="LL">
    <w:p w14:paraId="51008F43" w14:textId="69A2EC6E" w:rsidR="0044500A" w:rsidRDefault="0044500A">
      <w:pPr>
        <w:pStyle w:val="CommentText"/>
      </w:pPr>
      <w:r>
        <w:rPr>
          <w:rStyle w:val="CommentReference"/>
        </w:rPr>
        <w:annotationRef/>
      </w:r>
      <w:r>
        <w:t xml:space="preserve">Cite </w:t>
      </w:r>
      <w:proofErr w:type="spellStart"/>
      <w:r>
        <w:t>Suchindas</w:t>
      </w:r>
      <w:proofErr w:type="spellEnd"/>
      <w:r>
        <w:t xml:space="preserve"> original paper too</w:t>
      </w:r>
    </w:p>
  </w:comment>
  <w:comment w:id="48" w:author="Lydia Luncz" w:date="2026-04-29T17:14:00Z" w:initials="LL">
    <w:p w14:paraId="03FBE133" w14:textId="23D39CA2" w:rsidR="0044500A" w:rsidRDefault="0044500A">
      <w:pPr>
        <w:pStyle w:val="CommentText"/>
      </w:pPr>
      <w:r>
        <w:rPr>
          <w:rStyle w:val="CommentReference"/>
        </w:rPr>
        <w:annotationRef/>
      </w:r>
      <w:r>
        <w:t xml:space="preserve">Please call it one thing and one thing only. You chose task complexity so stay with that throughout the </w:t>
      </w:r>
      <w:proofErr w:type="spellStart"/>
      <w:r>
        <w:t>manuscipt</w:t>
      </w:r>
      <w:proofErr w:type="spellEnd"/>
      <w:r>
        <w:t xml:space="preserve">. </w:t>
      </w:r>
    </w:p>
  </w:comment>
  <w:comment w:id="47" w:author="Lydia Luncz" w:date="2026-04-29T17:16:00Z" w:initials="LL">
    <w:p w14:paraId="153AB875" w14:textId="2C2F7A59" w:rsidR="0044500A" w:rsidRDefault="0044500A">
      <w:pPr>
        <w:pStyle w:val="CommentText"/>
      </w:pPr>
      <w:r>
        <w:rPr>
          <w:rStyle w:val="CommentReference"/>
        </w:rPr>
        <w:annotationRef/>
      </w:r>
      <w:r>
        <w:t xml:space="preserve">This makes it sound as if you are testing the complexity of different tool activities. </w:t>
      </w:r>
      <w:r w:rsidR="0033305E">
        <w:t xml:space="preserve">Please rephrase and expand. The setting up of you </w:t>
      </w:r>
      <w:proofErr w:type="spellStart"/>
      <w:r w:rsidR="0033305E">
        <w:t>rresearch</w:t>
      </w:r>
      <w:proofErr w:type="spellEnd"/>
      <w:r w:rsidR="0033305E">
        <w:t xml:space="preserve"> question needs to expanded. </w:t>
      </w:r>
      <w:proofErr w:type="gramStart"/>
      <w:r w:rsidR="0033305E">
        <w:t>Also</w:t>
      </w:r>
      <w:proofErr w:type="gramEnd"/>
      <w:r w:rsidR="0033305E">
        <w:t xml:space="preserve"> so far there is no research question. </w:t>
      </w:r>
    </w:p>
  </w:comment>
  <w:comment w:id="50" w:author="Lydia Luncz" w:date="2026-04-29T17:20:00Z" w:initials="LL">
    <w:p w14:paraId="5F702767" w14:textId="4A785F77" w:rsidR="0033305E" w:rsidRDefault="0033305E">
      <w:pPr>
        <w:pStyle w:val="CommentText"/>
      </w:pPr>
      <w:r>
        <w:rPr>
          <w:rStyle w:val="CommentReference"/>
        </w:rPr>
        <w:annotationRef/>
      </w:r>
      <w:r>
        <w:t xml:space="preserve">Again, I think this is </w:t>
      </w:r>
      <w:proofErr w:type="spellStart"/>
      <w:r>
        <w:t>pusing</w:t>
      </w:r>
      <w:proofErr w:type="spellEnd"/>
      <w:r>
        <w:t xml:space="preserve"> it too far tat this point. I would tone this down and say that it is an important foraging </w:t>
      </w:r>
      <w:proofErr w:type="spellStart"/>
      <w:r>
        <w:t>behaviour</w:t>
      </w:r>
      <w:proofErr w:type="spellEnd"/>
      <w:r>
        <w:t xml:space="preserve"> </w:t>
      </w:r>
    </w:p>
  </w:comment>
  <w:comment w:id="51" w:author="Lydia Luncz" w:date="2026-04-29T17:21:00Z" w:initials="LL">
    <w:p w14:paraId="30850384" w14:textId="5F8B70E3" w:rsidR="0033305E" w:rsidRDefault="0033305E">
      <w:pPr>
        <w:pStyle w:val="CommentText"/>
      </w:pPr>
      <w:r>
        <w:rPr>
          <w:rStyle w:val="CommentReference"/>
        </w:rPr>
        <w:annotationRef/>
      </w:r>
      <w:r>
        <w:t xml:space="preserve">It also matters that they are stuck on an island. </w:t>
      </w:r>
    </w:p>
  </w:comment>
  <w:comment w:id="49" w:author="Lydia Luncz" w:date="2026-04-29T17:33:00Z" w:initials="LL">
    <w:p w14:paraId="42E51E3C" w14:textId="6A06EDC8" w:rsidR="00C85EA1" w:rsidRDefault="00C85EA1">
      <w:pPr>
        <w:pStyle w:val="CommentText"/>
      </w:pPr>
      <w:r>
        <w:rPr>
          <w:rStyle w:val="CommentReference"/>
        </w:rPr>
        <w:annotationRef/>
      </w:r>
      <w:r>
        <w:t xml:space="preserve">I would move this further up, before you explain the first test. </w:t>
      </w:r>
    </w:p>
  </w:comment>
  <w:comment w:id="52" w:author="Lydia Luncz" w:date="2026-04-29T17:34:00Z" w:initials="LL">
    <w:p w14:paraId="214B1312" w14:textId="1F46C605" w:rsidR="00C85EA1" w:rsidRDefault="00C85EA1">
      <w:pPr>
        <w:pStyle w:val="CommentText"/>
      </w:pPr>
      <w:r>
        <w:rPr>
          <w:rStyle w:val="CommentReference"/>
        </w:rPr>
        <w:annotationRef/>
      </w:r>
      <w:r>
        <w:t>I think that’s a good solution to the problem</w:t>
      </w:r>
    </w:p>
  </w:comment>
  <w:comment w:id="55" w:author="Lydia Luncz" w:date="2026-04-29T17:42:00Z" w:initials="LL">
    <w:p w14:paraId="5D15A2BA" w14:textId="55245EEC" w:rsidR="006F032B" w:rsidRDefault="006F032B">
      <w:pPr>
        <w:pStyle w:val="CommentText"/>
      </w:pPr>
      <w:r>
        <w:rPr>
          <w:rStyle w:val="CommentReference"/>
        </w:rPr>
        <w:annotationRef/>
      </w:r>
      <w:r>
        <w:t>This sentence is too long and convoluted.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AA8E610" w15:done="0"/>
  <w15:commentEx w15:paraId="7BB13891" w15:done="0"/>
  <w15:commentEx w15:paraId="4C9715D2" w15:done="0"/>
  <w15:commentEx w15:paraId="75EBD956" w15:done="0"/>
  <w15:commentEx w15:paraId="5506156C" w15:done="0"/>
  <w15:commentEx w15:paraId="00000034" w15:done="0"/>
  <w15:commentEx w15:paraId="1925D6C2" w15:done="0"/>
  <w15:commentEx w15:paraId="574E3BF7" w15:done="0"/>
  <w15:commentEx w15:paraId="203212FC" w15:done="0"/>
  <w15:commentEx w15:paraId="43A6E221" w15:done="0"/>
  <w15:commentEx w15:paraId="3EF75C29" w15:done="0"/>
  <w15:commentEx w15:paraId="0B9E3AF1" w15:done="0"/>
  <w15:commentEx w15:paraId="4796C4DC" w15:done="0"/>
  <w15:commentEx w15:paraId="23D21E19" w15:done="0"/>
  <w15:commentEx w15:paraId="04A40940" w15:done="0"/>
  <w15:commentEx w15:paraId="6C7FF582" w15:done="0"/>
  <w15:commentEx w15:paraId="51008F43" w15:done="0"/>
  <w15:commentEx w15:paraId="03FBE133" w15:done="0"/>
  <w15:commentEx w15:paraId="153AB875" w15:done="0"/>
  <w15:commentEx w15:paraId="5F702767" w15:done="0"/>
  <w15:commentEx w15:paraId="30850384" w15:done="0"/>
  <w15:commentEx w15:paraId="42E51E3C" w15:done="0"/>
  <w15:commentEx w15:paraId="214B1312" w15:done="0"/>
  <w15:commentEx w15:paraId="5D15A2B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AA8E610" w16cid:durableId="2DA34EBE"/>
  <w16cid:commentId w16cid:paraId="7BB13891" w16cid:durableId="2D9CB423"/>
  <w16cid:commentId w16cid:paraId="4C9715D2" w16cid:durableId="2DA34F2A"/>
  <w16cid:commentId w16cid:paraId="75EBD956" w16cid:durableId="2DA34F88"/>
  <w16cid:commentId w16cid:paraId="5506156C" w16cid:durableId="2D9CB5E7"/>
  <w16cid:commentId w16cid:paraId="00000034" w16cid:durableId="2D9CB1EB"/>
  <w16cid:commentId w16cid:paraId="1925D6C2" w16cid:durableId="2D9CB6A2"/>
  <w16cid:commentId w16cid:paraId="574E3BF7" w16cid:durableId="2DA3502A"/>
  <w16cid:commentId w16cid:paraId="203212FC" w16cid:durableId="2D9CB883"/>
  <w16cid:commentId w16cid:paraId="43A6E221" w16cid:durableId="2D9CB7F0"/>
  <w16cid:commentId w16cid:paraId="3EF75C29" w16cid:durableId="2D9CB81D"/>
  <w16cid:commentId w16cid:paraId="0B9E3AF1" w16cid:durableId="2D9CB92D"/>
  <w16cid:commentId w16cid:paraId="4796C4DC" w16cid:durableId="2D9CB971"/>
  <w16cid:commentId w16cid:paraId="23D21E19" w16cid:durableId="2D9CB9A1"/>
  <w16cid:commentId w16cid:paraId="04A40940" w16cid:durableId="2D9CBA13"/>
  <w16cid:commentId w16cid:paraId="6C7FF582" w16cid:durableId="2D9CBA33"/>
  <w16cid:commentId w16cid:paraId="51008F43" w16cid:durableId="2D9CBAAB"/>
  <w16cid:commentId w16cid:paraId="03FBE133" w16cid:durableId="2D9CBAE6"/>
  <w16cid:commentId w16cid:paraId="153AB875" w16cid:durableId="2D9CBB66"/>
  <w16cid:commentId w16cid:paraId="5F702767" w16cid:durableId="2D9CBC45"/>
  <w16cid:commentId w16cid:paraId="30850384" w16cid:durableId="2D9CBC95"/>
  <w16cid:commentId w16cid:paraId="42E51E3C" w16cid:durableId="2D9CBF73"/>
  <w16cid:commentId w16cid:paraId="214B1312" w16cid:durableId="2D9CBFBB"/>
  <w16cid:commentId w16cid:paraId="5D15A2BA" w16cid:durableId="2D9CC1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E4A780" w14:textId="77777777" w:rsidR="003A6DE5" w:rsidRDefault="003A6DE5">
      <w:pPr>
        <w:spacing w:line="240" w:lineRule="auto"/>
      </w:pPr>
      <w:r>
        <w:separator/>
      </w:r>
    </w:p>
  </w:endnote>
  <w:endnote w:type="continuationSeparator" w:id="0">
    <w:p w14:paraId="0CD86A3F" w14:textId="77777777" w:rsidR="003A6DE5" w:rsidRDefault="003A6D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1A6B6CC7-52F1-4A10-949B-5D5C7921615F}"/>
  </w:font>
  <w:font w:name="Calibri">
    <w:panose1 w:val="020F0502020204030204"/>
    <w:charset w:val="00"/>
    <w:family w:val="swiss"/>
    <w:pitch w:val="variable"/>
    <w:sig w:usb0="E4002EFF" w:usb1="C200247B" w:usb2="00000009" w:usb3="00000000" w:csb0="000001FF" w:csb1="00000000"/>
    <w:embedRegular r:id="rId2" w:fontKey="{03ADA18D-7351-4674-845B-0A8497C414A8}"/>
    <w:embedBold r:id="rId3" w:fontKey="{0F14B2B5-1AED-443A-8D1E-F5B361BE0CCB}"/>
    <w:embedItalic r:id="rId4" w:fontKey="{7B9118A0-8D27-4621-8460-806B17A7B67E}"/>
  </w:font>
  <w:font w:name="Cambria">
    <w:panose1 w:val="02040503050406030204"/>
    <w:charset w:val="00"/>
    <w:family w:val="roman"/>
    <w:pitch w:val="variable"/>
    <w:sig w:usb0="E00006FF" w:usb1="420024FF" w:usb2="02000000" w:usb3="00000000" w:csb0="0000019F" w:csb1="00000000"/>
    <w:embedRegular r:id="rId5" w:fontKey="{2EC2EAD1-E969-4F03-AA01-3ACB579C559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33" w14:textId="77777777" w:rsidR="0044500A" w:rsidRDefault="0044500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0FC777" w14:textId="77777777" w:rsidR="003A6DE5" w:rsidRDefault="003A6DE5">
      <w:pPr>
        <w:spacing w:line="240" w:lineRule="auto"/>
      </w:pPr>
      <w:r>
        <w:separator/>
      </w:r>
    </w:p>
  </w:footnote>
  <w:footnote w:type="continuationSeparator" w:id="0">
    <w:p w14:paraId="00E785EC" w14:textId="77777777" w:rsidR="003A6DE5" w:rsidRDefault="003A6DE5">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ydia Luncz">
    <w15:presenceInfo w15:providerId="AD" w15:userId="S-1-5-21-1042031166-387543594-2118856591-67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2B4"/>
    <w:rsid w:val="0015075A"/>
    <w:rsid w:val="0033305E"/>
    <w:rsid w:val="003A6DE5"/>
    <w:rsid w:val="0044500A"/>
    <w:rsid w:val="004D5D84"/>
    <w:rsid w:val="005A3C64"/>
    <w:rsid w:val="00691C03"/>
    <w:rsid w:val="006F032B"/>
    <w:rsid w:val="007F2E20"/>
    <w:rsid w:val="008018E9"/>
    <w:rsid w:val="00AC2B0A"/>
    <w:rsid w:val="00C85EA1"/>
    <w:rsid w:val="00E062B4"/>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74322"/>
  <w15:docId w15:val="{187676AE-3F7E-405E-B3BB-4CA47DBFB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DE"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4D5D8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5D84"/>
    <w:rPr>
      <w:rFonts w:ascii="Segoe UI" w:hAnsi="Segoe UI" w:cs="Segoe UI"/>
      <w:sz w:val="18"/>
      <w:szCs w:val="18"/>
    </w:rPr>
  </w:style>
  <w:style w:type="character" w:styleId="LineNumber">
    <w:name w:val="line number"/>
    <w:basedOn w:val="DefaultParagraphFont"/>
    <w:uiPriority w:val="99"/>
    <w:semiHidden/>
    <w:unhideWhenUsed/>
    <w:rsid w:val="004D5D84"/>
  </w:style>
  <w:style w:type="paragraph" w:styleId="CommentSubject">
    <w:name w:val="annotation subject"/>
    <w:basedOn w:val="CommentText"/>
    <w:next w:val="CommentText"/>
    <w:link w:val="CommentSubjectChar"/>
    <w:uiPriority w:val="99"/>
    <w:semiHidden/>
    <w:unhideWhenUsed/>
    <w:rsid w:val="004D5D84"/>
    <w:rPr>
      <w:b/>
      <w:bCs/>
    </w:rPr>
  </w:style>
  <w:style w:type="character" w:customStyle="1" w:styleId="CommentSubjectChar">
    <w:name w:val="Comment Subject Char"/>
    <w:basedOn w:val="CommentTextChar"/>
    <w:link w:val="CommentSubject"/>
    <w:uiPriority w:val="99"/>
    <w:semiHidden/>
    <w:rsid w:val="004D5D8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www.zotero.org/google-docs/?CLBDVW" TargetMode="External"/><Relationship Id="rId18" Type="http://schemas.openxmlformats.org/officeDocument/2006/relationships/hyperlink" Target="https://www.zotero.org/google-docs/?8Drs5w"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microsoft.com/office/2011/relationships/commentsExtended" Target="commentsExtended.xml"/><Relationship Id="rId12" Type="http://schemas.openxmlformats.org/officeDocument/2006/relationships/hyperlink" Target="https://www.zotero.org/google-docs/?broken=f2I864" TargetMode="External"/><Relationship Id="rId17" Type="http://schemas.openxmlformats.org/officeDocument/2006/relationships/hyperlink" Target="https://www.zotero.org/google-docs/?B6nn21" TargetMode="External"/><Relationship Id="rId2" Type="http://schemas.openxmlformats.org/officeDocument/2006/relationships/settings" Target="settings.xml"/><Relationship Id="rId16" Type="http://schemas.openxmlformats.org/officeDocument/2006/relationships/hyperlink" Target="https://www.zotero.org/google-docs/?z274hm" TargetMode="External"/><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yperlink" Target="https://www.zotero.org/google-docs/?7bOvKd" TargetMode="External"/><Relationship Id="rId5" Type="http://schemas.openxmlformats.org/officeDocument/2006/relationships/endnotes" Target="endnotes.xml"/><Relationship Id="rId15" Type="http://schemas.openxmlformats.org/officeDocument/2006/relationships/hyperlink" Target="https://www.zotero.org/google-docs/?qFDOFe" TargetMode="External"/><Relationship Id="rId23" Type="http://schemas.openxmlformats.org/officeDocument/2006/relationships/theme" Target="theme/theme1.xml"/><Relationship Id="rId10" Type="http://schemas.openxmlformats.org/officeDocument/2006/relationships/hyperlink" Target="https://www.zotero.org/google-docs/?vz89Pa" TargetMode="External"/><Relationship Id="rId19" Type="http://schemas.openxmlformats.org/officeDocument/2006/relationships/hyperlink" Target="https://www.zotero.org/google-docs/?9qzCgS" TargetMode="External"/><Relationship Id="rId4" Type="http://schemas.openxmlformats.org/officeDocument/2006/relationships/footnotes" Target="footnotes.xml"/><Relationship Id="rId9" Type="http://schemas.openxmlformats.org/officeDocument/2006/relationships/hyperlink" Target="https://www.zotero.org/google-docs/?SUS7pB" TargetMode="External"/><Relationship Id="rId14" Type="http://schemas.openxmlformats.org/officeDocument/2006/relationships/hyperlink" Target="https://www.zotero.org/google-docs/?9KvhgP" TargetMode="External"/><Relationship Id="rId22"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1995</Words>
  <Characters>11374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MPI EVA</Company>
  <LinksUpToDate>false</LinksUpToDate>
  <CharactersWithSpaces>13343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Lydia Luncz</dc:creator>
  <cp:lastModifiedBy>Lydia Luncz</cp:lastModifiedBy>
  <cp:revision>7</cp:revision>
  <dcterms:created xsi:type="dcterms:W3CDTF">2026-04-29T15:13:00Z</dcterms:created>
  <dcterms:modified xsi:type="dcterms:W3CDTF">2026-05-04T15:06:00Z</dcterms:modified>
</cp:coreProperties>
</file>