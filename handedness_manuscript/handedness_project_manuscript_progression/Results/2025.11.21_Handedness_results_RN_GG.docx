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Working title: “When Handedness Differs, Foragers Align: Task Complexity and the Social Consequences of Handedness in Wild </w:t>
      </w:r>
      <w:commentRangeStart w:id="0"/>
      <w:r w:rsidDel="00000000" w:rsidR="00000000" w:rsidRPr="00000000">
        <w:rPr>
          <w:rFonts w:ascii="Calibri" w:cs="Calibri" w:eastAsia="Calibri" w:hAnsi="Calibri"/>
          <w:sz w:val="28"/>
          <w:szCs w:val="28"/>
          <w:rtl w:val="0"/>
        </w:rPr>
        <w:t xml:space="preserve">Macaques</w:t>
      </w:r>
      <w:commentRangeEnd w:id="0"/>
      <w:r w:rsidDel="00000000" w:rsidR="00000000" w:rsidRPr="00000000">
        <w:commentReference w:id="0"/>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02">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Preliminary author list - Rohit Negi, Suchinda Malaivijitnond, Lydia Luncz</w:t>
      </w:r>
    </w:p>
    <w:p w:rsidR="00000000" w:rsidDel="00000000" w:rsidP="00000000" w:rsidRDefault="00000000" w:rsidRPr="00000000" w14:paraId="00000004">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Results - </w:t>
      </w:r>
    </w:p>
    <w:p w:rsidR="00000000" w:rsidDel="00000000" w:rsidP="00000000" w:rsidRDefault="00000000" w:rsidRPr="00000000" w14:paraId="0000000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sz w:val="24"/>
          <w:szCs w:val="24"/>
        </w:rPr>
      </w:pPr>
      <w:del w:author="Gwennan Giraud" w:id="0" w:date="2025-12-02T14:35:55Z">
        <w:commentRangeStart w:id="1"/>
        <w:commentRangeStart w:id="2"/>
        <w:r w:rsidDel="00000000" w:rsidR="00000000" w:rsidRPr="00000000">
          <w:rPr>
            <w:rFonts w:ascii="Calibri" w:cs="Calibri" w:eastAsia="Calibri" w:hAnsi="Calibri"/>
            <w:sz w:val="24"/>
            <w:szCs w:val="24"/>
            <w:rtl w:val="0"/>
          </w:rPr>
          <w:delText xml:space="preserve">During 170 days of field observation, d</w:delText>
        </w:r>
      </w:del>
      <w:ins w:author="Gwennan Giraud" w:id="0" w:date="2025-12-02T14:35:55Z">
        <w:r w:rsidDel="00000000" w:rsidR="00000000" w:rsidRPr="00000000">
          <w:rPr>
            <w:rFonts w:ascii="Calibri" w:cs="Calibri" w:eastAsia="Calibri" w:hAnsi="Calibri"/>
            <w:sz w:val="24"/>
            <w:szCs w:val="24"/>
            <w:rtl w:val="0"/>
          </w:rPr>
          <w:t xml:space="preserve">D</w:t>
        </w:r>
      </w:ins>
      <w:r w:rsidDel="00000000" w:rsidR="00000000" w:rsidRPr="00000000">
        <w:rPr>
          <w:rFonts w:ascii="Calibri" w:cs="Calibri" w:eastAsia="Calibri" w:hAnsi="Calibri"/>
          <w:sz w:val="24"/>
          <w:szCs w:val="24"/>
          <w:rtl w:val="0"/>
        </w:rPr>
        <w:t xml:space="preserve">ata </w:t>
      </w:r>
      <w:ins w:author="Gwennan Giraud" w:id="1" w:date="2025-12-02T14:35:07Z">
        <w:r w:rsidDel="00000000" w:rsidR="00000000" w:rsidRPr="00000000">
          <w:rPr>
            <w:rFonts w:ascii="Calibri" w:cs="Calibri" w:eastAsia="Calibri" w:hAnsi="Calibri"/>
            <w:sz w:val="24"/>
            <w:szCs w:val="24"/>
            <w:rtl w:val="0"/>
            <w:rPrChange w:author="Gwennan Giraud" w:id="2" w:date="2025-12-02T14:35:07Z">
              <w:rPr>
                <w:rFonts w:ascii="Calibri" w:cs="Calibri" w:eastAsia="Calibri" w:hAnsi="Calibri"/>
                <w:sz w:val="24"/>
                <w:szCs w:val="24"/>
              </w:rPr>
            </w:rPrChange>
          </w:rPr>
          <w:t xml:space="preserve">has</w:t>
        </w:r>
        <w:r w:rsidDel="00000000" w:rsidR="00000000" w:rsidRPr="00000000">
          <w:rPr>
            <w:rFonts w:ascii="Calibri" w:cs="Calibri" w:eastAsia="Calibri" w:hAnsi="Calibri"/>
            <w:sz w:val="24"/>
            <w:szCs w:val="24"/>
            <w:rtl w:val="0"/>
          </w:rPr>
          <w:t xml:space="preserve"> been</w:t>
        </w:r>
      </w:ins>
      <w:del w:author="Gwennan Giraud" w:id="1" w:date="2025-12-02T14:35:07Z">
        <w:r w:rsidDel="00000000" w:rsidR="00000000" w:rsidRPr="00000000">
          <w:rPr>
            <w:rFonts w:ascii="Calibri" w:cs="Calibri" w:eastAsia="Calibri" w:hAnsi="Calibri"/>
            <w:sz w:val="24"/>
            <w:szCs w:val="24"/>
            <w:rtl w:val="0"/>
          </w:rPr>
          <w:delText xml:space="preserve">were</w:delText>
        </w:r>
      </w:del>
      <w:r w:rsidDel="00000000" w:rsidR="00000000" w:rsidRPr="00000000">
        <w:rPr>
          <w:rFonts w:ascii="Calibri" w:cs="Calibri" w:eastAsia="Calibri" w:hAnsi="Calibri"/>
          <w:sz w:val="24"/>
          <w:szCs w:val="24"/>
          <w:rtl w:val="0"/>
        </w:rPr>
        <w:t xml:space="preserve"> collected </w:t>
      </w:r>
      <w:ins w:author="Gwennan Giraud" w:id="3" w:date="2025-12-02T14:38:02Z">
        <w:r w:rsidDel="00000000" w:rsidR="00000000" w:rsidRPr="00000000">
          <w:rPr>
            <w:rFonts w:ascii="Calibri" w:cs="Calibri" w:eastAsia="Calibri" w:hAnsi="Calibri"/>
            <w:sz w:val="24"/>
            <w:szCs w:val="24"/>
            <w:rtl w:val="0"/>
          </w:rPr>
          <w:t xml:space="preserve">on</w:t>
        </w:r>
      </w:ins>
      <w:del w:author="Gwennan Giraud" w:id="3" w:date="2025-12-02T14:38:02Z">
        <w:r w:rsidDel="00000000" w:rsidR="00000000" w:rsidRPr="00000000">
          <w:rPr>
            <w:rFonts w:ascii="Calibri" w:cs="Calibri" w:eastAsia="Calibri" w:hAnsi="Calibri"/>
            <w:sz w:val="24"/>
            <w:szCs w:val="24"/>
            <w:rtl w:val="0"/>
          </w:rPr>
          <w:delText xml:space="preserve">from</w:delText>
        </w:r>
      </w:del>
      <w:r w:rsidDel="00000000" w:rsidR="00000000" w:rsidRPr="00000000">
        <w:rPr>
          <w:rFonts w:ascii="Calibri" w:cs="Calibri" w:eastAsia="Calibri" w:hAnsi="Calibri"/>
          <w:sz w:val="24"/>
          <w:szCs w:val="24"/>
          <w:rtl w:val="0"/>
        </w:rPr>
        <w:t xml:space="preserve"> twenty-eight macaques</w:t>
      </w:r>
      <w:ins w:author="Gwennan Giraud" w:id="4" w:date="2025-12-02T14:38:08Z">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Change w:author="Gwennan Giraud" w:id="5" w:date="2025-12-02T14:38:08Z">
              <w:rPr>
                <w:rFonts w:ascii="Calibri" w:cs="Calibri" w:eastAsia="Calibri" w:hAnsi="Calibri"/>
                <w:sz w:val="24"/>
                <w:szCs w:val="24"/>
              </w:rPr>
            </w:rPrChange>
          </w:rPr>
          <w:t xml:space="preserve">over 170 days, comprising </w:t>
        </w:r>
        <w:del w:author="Gwennan Giraud" w:id="4" w:date="2025-12-02T14:38:08Z">
          <w:r w:rsidDel="00000000" w:rsidR="00000000" w:rsidRPr="00000000">
            <w:rPr>
              <w:rFonts w:ascii="Calibri" w:cs="Calibri" w:eastAsia="Calibri" w:hAnsi="Calibri"/>
              <w:sz w:val="24"/>
              <w:szCs w:val="24"/>
              <w:rtl w:val="0"/>
              <w:rPrChange w:author="Gwennan Giraud" w:id="5" w:date="2025-12-02T14:38:08Z">
                <w:rPr>
                  <w:rFonts w:ascii="Calibri" w:cs="Calibri" w:eastAsia="Calibri" w:hAnsi="Calibri"/>
                  <w:sz w:val="24"/>
                  <w:szCs w:val="24"/>
                </w:rPr>
              </w:rPrChange>
            </w:rPr>
            <w:delText xml:space="preserve">They comprised</w:delText>
          </w:r>
        </w:del>
      </w:ins>
      <w:del w:author="Gwennan Giraud" w:id="4" w:date="2025-12-02T14:38:08Z">
        <w:r w:rsidDel="00000000" w:rsidR="00000000" w:rsidRPr="00000000">
          <w:rPr>
            <w:rFonts w:ascii="Calibri" w:cs="Calibri" w:eastAsia="Calibri" w:hAnsi="Calibri"/>
            <w:sz w:val="24"/>
            <w:szCs w:val="24"/>
            <w:rtl w:val="0"/>
          </w:rPr>
          <w:delText xml:space="preserve">, all of whom were either</w:delText>
        </w:r>
      </w:del>
      <w:r w:rsidDel="00000000" w:rsidR="00000000" w:rsidRPr="00000000">
        <w:rPr>
          <w:rFonts w:ascii="Calibri" w:cs="Calibri" w:eastAsia="Calibri" w:hAnsi="Calibri"/>
          <w:sz w:val="24"/>
          <w:szCs w:val="24"/>
          <w:rtl w:val="0"/>
        </w:rPr>
        <w:t xml:space="preserve"> adults </w:t>
      </w:r>
      <w:ins w:author="Gwennan Giraud" w:id="6" w:date="2025-12-02T14:39:32Z">
        <w:r w:rsidDel="00000000" w:rsidR="00000000" w:rsidRPr="00000000">
          <w:rPr>
            <w:rFonts w:ascii="Calibri" w:cs="Calibri" w:eastAsia="Calibri" w:hAnsi="Calibri"/>
            <w:sz w:val="24"/>
            <w:szCs w:val="24"/>
            <w:rtl w:val="0"/>
          </w:rPr>
          <w:t xml:space="preserve">and</w:t>
        </w:r>
      </w:ins>
      <w:del w:author="Gwennan Giraud" w:id="6" w:date="2025-12-02T14:39:32Z">
        <w:r w:rsidDel="00000000" w:rsidR="00000000" w:rsidRPr="00000000">
          <w:rPr>
            <w:rFonts w:ascii="Calibri" w:cs="Calibri" w:eastAsia="Calibri" w:hAnsi="Calibri"/>
            <w:sz w:val="24"/>
            <w:szCs w:val="24"/>
            <w:rtl w:val="0"/>
          </w:rPr>
          <w:delText xml:space="preserve">or</w:delText>
        </w:r>
      </w:del>
      <w:r w:rsidDel="00000000" w:rsidR="00000000" w:rsidRPr="00000000">
        <w:rPr>
          <w:rFonts w:ascii="Calibri" w:cs="Calibri" w:eastAsia="Calibri" w:hAnsi="Calibri"/>
          <w:sz w:val="24"/>
          <w:szCs w:val="24"/>
          <w:rtl w:val="0"/>
        </w:rPr>
        <w:t xml:space="preserve"> late juveniles</w:t>
      </w:r>
      <w:del w:author="Gwennan Giraud" w:id="7" w:date="2025-12-02T14:39:21Z">
        <w:r w:rsidDel="00000000" w:rsidR="00000000" w:rsidRPr="00000000">
          <w:rPr>
            <w:rFonts w:ascii="Calibri" w:cs="Calibri" w:eastAsia="Calibri" w:hAnsi="Calibri"/>
            <w:sz w:val="24"/>
            <w:szCs w:val="24"/>
            <w:rtl w:val="0"/>
          </w:rPr>
          <w:delText xml:space="preserve"> and were included in the analyses</w:delText>
        </w:r>
      </w:del>
      <w:r w:rsidDel="00000000" w:rsidR="00000000" w:rsidRPr="00000000">
        <w:rPr>
          <w:rFonts w:ascii="Calibri" w:cs="Calibri" w:eastAsia="Calibri" w:hAnsi="Calibri"/>
          <w:sz w:val="24"/>
          <w:szCs w:val="24"/>
          <w:rtl w:val="0"/>
        </w:rPr>
        <w:t xml:space="preserve">.</w:t>
      </w:r>
      <w:commentRangeEnd w:id="2"/>
      <w:r w:rsidDel="00000000" w:rsidR="00000000" w:rsidRPr="00000000">
        <w:commentReference w:id="2"/>
      </w:r>
      <w:r w:rsidDel="00000000" w:rsidR="00000000" w:rsidRPr="00000000">
        <w:rPr>
          <w:rFonts w:ascii="Calibri" w:cs="Calibri" w:eastAsia="Calibri" w:hAnsi="Calibri"/>
          <w:sz w:val="24"/>
          <w:szCs w:val="24"/>
          <w:rtl w:val="0"/>
        </w:rPr>
        <w:t xml:space="preserve"> Oyster processing, the most complex hand-use task in this population, revealed strict individual-level handedness: all adults except one exhibited significant lateralization, and </w:t>
      </w:r>
      <w:commentRangeStart w:id="3"/>
      <w:r w:rsidDel="00000000" w:rsidR="00000000" w:rsidRPr="00000000">
        <w:rPr>
          <w:rFonts w:ascii="Calibri" w:cs="Calibri" w:eastAsia="Calibri" w:hAnsi="Calibri"/>
          <w:sz w:val="24"/>
          <w:szCs w:val="24"/>
          <w:rtl w:val="0"/>
        </w:rPr>
        <w:t xml:space="preserve">the single ambidextrous individual was excluded from subsequent analyses</w:t>
      </w:r>
      <w:commentRangeEnd w:id="3"/>
      <w:r w:rsidDel="00000000" w:rsidR="00000000" w:rsidRPr="00000000">
        <w:commentReference w:id="3"/>
      </w:r>
      <w:r w:rsidDel="00000000" w:rsidR="00000000" w:rsidRPr="00000000">
        <w:rPr>
          <w:rFonts w:ascii="Calibri" w:cs="Calibri" w:eastAsia="Calibri" w:hAnsi="Calibri"/>
          <w:sz w:val="24"/>
          <w:szCs w:val="24"/>
          <w:rtl w:val="0"/>
        </w:rPr>
        <w:t xml:space="preserve"> (Supplementary Table 4). Right- and left-handed monkeys were present in nearly equal proportions (</w:t>
      </w:r>
      <w:ins w:author="Gwennan Giraud" w:id="8" w:date="2025-12-02T14:45:01Z">
        <w:r w:rsidDel="00000000" w:rsidR="00000000" w:rsidRPr="00000000">
          <w:rPr>
            <w:rFonts w:ascii="Calibri" w:cs="Calibri" w:eastAsia="Calibri" w:hAnsi="Calibri"/>
            <w:sz w:val="24"/>
            <w:szCs w:val="24"/>
            <w:rtl w:val="0"/>
            <w:rPrChange w:author="Gwennan Giraud" w:id="9" w:date="2025-12-02T14:45:01Z">
              <w:rPr>
                <w:rFonts w:ascii="Calibri" w:cs="Calibri" w:eastAsia="Calibri" w:hAnsi="Calibri"/>
                <w:sz w:val="24"/>
                <w:szCs w:val="24"/>
              </w:rPr>
            </w:rPrChange>
          </w:rPr>
          <w:t xml:space="preserve">53% vs 47%, respectively</w:t>
        </w:r>
      </w:ins>
      <w:del w:author="Gwennan Giraud" w:id="8" w:date="2025-12-02T14:45:01Z">
        <w:commentRangeStart w:id="4"/>
        <w:r w:rsidDel="00000000" w:rsidR="00000000" w:rsidRPr="00000000">
          <w:rPr>
            <w:rFonts w:ascii="Calibri" w:cs="Calibri" w:eastAsia="Calibri" w:hAnsi="Calibri"/>
            <w:sz w:val="24"/>
            <w:szCs w:val="24"/>
            <w:rtl w:val="0"/>
          </w:rPr>
          <w:delText xml:space="preserve">percentage- 53:47</w:delText>
        </w:r>
      </w:del>
      <w:commentRangeEnd w:id="4"/>
      <w:r w:rsidDel="00000000" w:rsidR="00000000" w:rsidRPr="00000000">
        <w:commentReference w:id="4"/>
      </w:r>
      <w:r w:rsidDel="00000000" w:rsidR="00000000" w:rsidRPr="00000000">
        <w:rPr>
          <w:rFonts w:ascii="Calibri" w:cs="Calibri" w:eastAsia="Calibri" w:hAnsi="Calibri"/>
          <w:sz w:val="24"/>
          <w:szCs w:val="24"/>
          <w:rtl w:val="0"/>
        </w:rPr>
        <w:t xml:space="preserve">)</w:t>
      </w:r>
      <w:ins w:author="Gwennan Giraud" w:id="10" w:date="2025-12-02T14:46:13Z">
        <w:r w:rsidDel="00000000" w:rsidR="00000000" w:rsidRPr="00000000">
          <w:rPr>
            <w:rFonts w:ascii="Calibri" w:cs="Calibri" w:eastAsia="Calibri" w:hAnsi="Calibri"/>
            <w:sz w:val="24"/>
            <w:szCs w:val="24"/>
            <w:rtl w:val="0"/>
          </w:rPr>
          <w:t xml:space="preserve">. M</w:t>
        </w:r>
      </w:ins>
      <w:del w:author="Gwennan Giraud" w:id="10" w:date="2025-12-02T14:46:13Z">
        <w:r w:rsidDel="00000000" w:rsidR="00000000" w:rsidRPr="00000000">
          <w:rPr>
            <w:rFonts w:ascii="Calibri" w:cs="Calibri" w:eastAsia="Calibri" w:hAnsi="Calibri"/>
            <w:sz w:val="24"/>
            <w:szCs w:val="24"/>
            <w:rtl w:val="0"/>
          </w:rPr>
          <w:delText xml:space="preserve">, with m</w:delText>
        </w:r>
      </w:del>
      <w:r w:rsidDel="00000000" w:rsidR="00000000" w:rsidRPr="00000000">
        <w:rPr>
          <w:rFonts w:ascii="Calibri" w:cs="Calibri" w:eastAsia="Calibri" w:hAnsi="Calibri"/>
          <w:sz w:val="24"/>
          <w:szCs w:val="24"/>
          <w:rtl w:val="0"/>
        </w:rPr>
        <w:t xml:space="preserve">ost males </w:t>
      </w:r>
      <w:ins w:author="Gwennan Giraud" w:id="11" w:date="2025-12-02T14:46:22Z">
        <w:r w:rsidDel="00000000" w:rsidR="00000000" w:rsidRPr="00000000">
          <w:rPr>
            <w:rFonts w:ascii="Calibri" w:cs="Calibri" w:eastAsia="Calibri" w:hAnsi="Calibri"/>
            <w:sz w:val="24"/>
            <w:szCs w:val="24"/>
            <w:rtl w:val="0"/>
          </w:rPr>
          <w:t xml:space="preserve">were</w:t>
        </w:r>
      </w:ins>
      <w:del w:author="Gwennan Giraud" w:id="11" w:date="2025-12-02T14:46:22Z">
        <w:r w:rsidDel="00000000" w:rsidR="00000000" w:rsidRPr="00000000">
          <w:rPr>
            <w:rFonts w:ascii="Calibri" w:cs="Calibri" w:eastAsia="Calibri" w:hAnsi="Calibri"/>
            <w:sz w:val="24"/>
            <w:szCs w:val="24"/>
            <w:rtl w:val="0"/>
          </w:rPr>
          <w:delText xml:space="preserve">being</w:delText>
        </w:r>
      </w:del>
      <w:r w:rsidDel="00000000" w:rsidR="00000000" w:rsidRPr="00000000">
        <w:rPr>
          <w:rFonts w:ascii="Calibri" w:cs="Calibri" w:eastAsia="Calibri" w:hAnsi="Calibri"/>
          <w:sz w:val="24"/>
          <w:szCs w:val="24"/>
          <w:rtl w:val="0"/>
        </w:rPr>
        <w:t xml:space="preserve"> </w:t>
      </w:r>
      <w:commentRangeStart w:id="5"/>
      <w:r w:rsidDel="00000000" w:rsidR="00000000" w:rsidRPr="00000000">
        <w:rPr>
          <w:rFonts w:ascii="Calibri" w:cs="Calibri" w:eastAsia="Calibri" w:hAnsi="Calibri"/>
          <w:sz w:val="24"/>
          <w:szCs w:val="24"/>
          <w:rtl w:val="0"/>
        </w:rPr>
        <w:t xml:space="preserve">right-handed</w:t>
      </w:r>
      <w:ins w:author="Gwennan Giraud" w:id="12" w:date="2025-12-02T14:46:38Z">
        <w:commentRangeEnd w:id="5"/>
        <w:r w:rsidDel="00000000" w:rsidR="00000000" w:rsidRPr="00000000">
          <w:commentReference w:id="5"/>
        </w:r>
        <w:r w:rsidDel="00000000" w:rsidR="00000000" w:rsidRPr="00000000">
          <w:rPr>
            <w:rFonts w:ascii="Calibri" w:cs="Calibri" w:eastAsia="Calibri" w:hAnsi="Calibri"/>
            <w:sz w:val="24"/>
            <w:szCs w:val="24"/>
            <w:rtl w:val="0"/>
          </w:rPr>
          <w:t xml:space="preserve">.</w:t>
        </w:r>
      </w:ins>
      <w:r w:rsidDel="00000000" w:rsidR="00000000" w:rsidRPr="00000000">
        <w:rPr>
          <w:rFonts w:ascii="Calibri" w:cs="Calibri" w:eastAsia="Calibri" w:hAnsi="Calibri"/>
          <w:sz w:val="24"/>
          <w:szCs w:val="24"/>
          <w:rtl w:val="0"/>
        </w:rPr>
        <w:t xml:space="preserve"> </w:t>
      </w:r>
      <w:ins w:author="Gwennan Giraud" w:id="13" w:date="2025-12-02T14:47:27Z">
        <w:r w:rsidDel="00000000" w:rsidR="00000000" w:rsidRPr="00000000">
          <w:rPr>
            <w:rFonts w:ascii="Calibri" w:cs="Calibri" w:eastAsia="Calibri" w:hAnsi="Calibri"/>
            <w:sz w:val="24"/>
            <w:szCs w:val="24"/>
            <w:rtl w:val="0"/>
          </w:rPr>
          <w:t xml:space="preserve">By contrast,</w:t>
        </w:r>
      </w:ins>
      <w:del w:author="Gwennan Giraud" w:id="13" w:date="2025-12-02T14:47:27Z">
        <w:r w:rsidDel="00000000" w:rsidR="00000000" w:rsidRPr="00000000">
          <w:rPr>
            <w:rFonts w:ascii="Calibri" w:cs="Calibri" w:eastAsia="Calibri" w:hAnsi="Calibri"/>
            <w:sz w:val="24"/>
            <w:szCs w:val="24"/>
            <w:rtl w:val="0"/>
          </w:rPr>
          <w:delText xml:space="preserve">and</w:delText>
        </w:r>
      </w:del>
      <w:r w:rsidDel="00000000" w:rsidR="00000000" w:rsidRPr="00000000">
        <w:rPr>
          <w:rFonts w:ascii="Calibri" w:cs="Calibri" w:eastAsia="Calibri" w:hAnsi="Calibri"/>
          <w:sz w:val="24"/>
          <w:szCs w:val="24"/>
          <w:rtl w:val="0"/>
        </w:rPr>
        <w:t xml:space="preserve"> females split uniformly between </w:t>
      </w:r>
      <w:commentRangeStart w:id="6"/>
      <w:r w:rsidDel="00000000" w:rsidR="00000000" w:rsidRPr="00000000">
        <w:rPr>
          <w:rFonts w:ascii="Calibri" w:cs="Calibri" w:eastAsia="Calibri" w:hAnsi="Calibri"/>
          <w:sz w:val="24"/>
          <w:szCs w:val="24"/>
          <w:rtl w:val="0"/>
        </w:rPr>
        <w:t xml:space="preserve">right- and left-handed biases </w:t>
      </w:r>
      <w:commentRangeEnd w:id="6"/>
      <w:r w:rsidDel="00000000" w:rsidR="00000000" w:rsidRPr="00000000">
        <w:commentReference w:id="6"/>
      </w:r>
      <w:r w:rsidDel="00000000" w:rsidR="00000000" w:rsidRPr="00000000">
        <w:rPr>
          <w:rFonts w:ascii="Calibri" w:cs="Calibri" w:eastAsia="Calibri" w:hAnsi="Calibri"/>
          <w:sz w:val="24"/>
          <w:szCs w:val="24"/>
          <w:rtl w:val="0"/>
        </w:rPr>
        <w:t xml:space="preserve">(Supplementary Table 4). </w:t>
      </w:r>
      <w:commentRangeStart w:id="7"/>
      <w:r w:rsidDel="00000000" w:rsidR="00000000" w:rsidRPr="00000000">
        <w:rPr>
          <w:rFonts w:ascii="Calibri" w:cs="Calibri" w:eastAsia="Calibri" w:hAnsi="Calibri"/>
          <w:sz w:val="24"/>
          <w:szCs w:val="24"/>
          <w:rtl w:val="0"/>
        </w:rPr>
        <w:t xml:space="preserve">The expression of handedness was strongly influenced by task </w:t>
      </w:r>
      <w:commentRangeStart w:id="8"/>
      <w:r w:rsidDel="00000000" w:rsidR="00000000" w:rsidRPr="00000000">
        <w:rPr>
          <w:rFonts w:ascii="Calibri" w:cs="Calibri" w:eastAsia="Calibri" w:hAnsi="Calibri"/>
          <w:sz w:val="24"/>
          <w:szCs w:val="24"/>
          <w:rtl w:val="0"/>
        </w:rPr>
        <w:t xml:space="preserve">demands</w:t>
      </w:r>
      <w:commentRangeEnd w:id="8"/>
      <w:r w:rsidDel="00000000" w:rsidR="00000000" w:rsidRPr="00000000">
        <w:commentReference w:id="8"/>
      </w:r>
      <w:r w:rsidDel="00000000" w:rsidR="00000000" w:rsidRPr="00000000">
        <w:rPr>
          <w:rFonts w:ascii="Calibri" w:cs="Calibri" w:eastAsia="Calibri" w:hAnsi="Calibri"/>
          <w:sz w:val="24"/>
          <w:szCs w:val="24"/>
          <w:rtl w:val="0"/>
        </w:rPr>
        <w:t xml:space="preserve">: while simpler pre-processing behaviors often allowed ambidexterity or hand-switching, </w:t>
      </w:r>
      <w:commentRangeStart w:id="9"/>
      <w:r w:rsidDel="00000000" w:rsidR="00000000" w:rsidRPr="00000000">
        <w:rPr>
          <w:rFonts w:ascii="Calibri" w:cs="Calibri" w:eastAsia="Calibri" w:hAnsi="Calibri"/>
          <w:sz w:val="24"/>
          <w:szCs w:val="24"/>
          <w:rtl w:val="0"/>
        </w:rPr>
        <w:t xml:space="preserve">all individuals showed strict handedness during complex tasks.</w:t>
      </w:r>
      <w:commentRangeEnd w:id="7"/>
      <w:r w:rsidDel="00000000" w:rsidR="00000000" w:rsidRPr="00000000">
        <w:commentReference w:id="7"/>
      </w:r>
      <w:commentRangeEnd w:id="9"/>
      <w:r w:rsidDel="00000000" w:rsidR="00000000" w:rsidRPr="00000000">
        <w:commentReference w:id="9"/>
      </w:r>
      <w:r w:rsidDel="00000000" w:rsidR="00000000" w:rsidRPr="00000000">
        <w:rPr>
          <w:rFonts w:ascii="Calibri" w:cs="Calibri" w:eastAsia="Calibri" w:hAnsi="Calibri"/>
          <w:sz w:val="24"/>
          <w:szCs w:val="24"/>
          <w:rtl w:val="0"/>
        </w:rPr>
        <w:t xml:space="preserve"> </w:t>
      </w:r>
      <w:commentRangeStart w:id="10"/>
      <w:r w:rsidDel="00000000" w:rsidR="00000000" w:rsidRPr="00000000">
        <w:rPr>
          <w:rFonts w:ascii="Calibri" w:cs="Calibri" w:eastAsia="Calibri" w:hAnsi="Calibri"/>
          <w:sz w:val="24"/>
          <w:szCs w:val="24"/>
          <w:rtl w:val="0"/>
        </w:rPr>
        <w:t xml:space="preserve">Handedness also appeared to shape social foraging dynamics, particularly in determining partner composition during stone-tool-assisted oyster foraging</w:t>
      </w:r>
      <w:commentRangeEnd w:id="10"/>
      <w:r w:rsidDel="00000000" w:rsidR="00000000" w:rsidRPr="00000000">
        <w:commentReference w:id="10"/>
      </w:r>
      <w:r w:rsidDel="00000000" w:rsidR="00000000" w:rsidRPr="00000000">
        <w:rPr>
          <w:rFonts w:ascii="Calibri" w:cs="Calibri" w:eastAsia="Calibri" w:hAnsi="Calibri"/>
          <w:sz w:val="24"/>
          <w:szCs w:val="24"/>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jc w:val="both"/>
        <w:rPr>
          <w:rFonts w:ascii="Calibri" w:cs="Calibri" w:eastAsia="Calibri" w:hAnsi="Calibri"/>
          <w:i w:val="1"/>
          <w:iCs w:val="1"/>
          <w:sz w:val="24"/>
          <w:szCs w:val="24"/>
        </w:rPr>
      </w:pPr>
      <w:commentRangeStart w:id="11"/>
      <w:r w:rsidDel="00000000" w:rsidR="00000000" w:rsidRPr="00000000">
        <w:rPr>
          <w:rFonts w:ascii="Calibri" w:cs="Calibri" w:eastAsia="Calibri" w:hAnsi="Calibri"/>
          <w:i w:val="1"/>
          <w:iCs w:val="1"/>
          <w:sz w:val="24"/>
          <w:szCs w:val="24"/>
          <w:rtl w:val="0"/>
        </w:rPr>
        <w:t xml:space="preserve">Guttman scaling of behavioral complexity</w:t>
      </w:r>
    </w:p>
    <w:p w:rsidR="00000000" w:rsidDel="00000000" w:rsidP="00000000" w:rsidRDefault="00000000" w:rsidRPr="00000000" w14:paraId="0000000A">
      <w:pPr>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sz w:val="24"/>
          <w:szCs w:val="24"/>
        </w:rPr>
      </w:pPr>
      <w:commentRangeStart w:id="12"/>
      <w:r w:rsidDel="00000000" w:rsidR="00000000" w:rsidRPr="00000000">
        <w:rPr>
          <w:rFonts w:ascii="Calibri" w:cs="Calibri" w:eastAsia="Calibri" w:hAnsi="Calibri"/>
          <w:sz w:val="24"/>
          <w:szCs w:val="24"/>
          <w:rtl w:val="0"/>
        </w:rPr>
        <w:t xml:space="preserve">Using Guttman scaling technique, the five </w:t>
      </w:r>
      <w:commentRangeStart w:id="13"/>
      <w:r w:rsidDel="00000000" w:rsidR="00000000" w:rsidRPr="00000000">
        <w:rPr>
          <w:rFonts w:ascii="Calibri" w:cs="Calibri" w:eastAsia="Calibri" w:hAnsi="Calibri"/>
          <w:sz w:val="24"/>
          <w:szCs w:val="24"/>
          <w:rtl w:val="0"/>
        </w:rPr>
        <w:t xml:space="preserve">pre-processing</w:t>
      </w:r>
      <w:commentRangeEnd w:id="13"/>
      <w:r w:rsidDel="00000000" w:rsidR="00000000" w:rsidRPr="00000000">
        <w:commentReference w:id="13"/>
      </w:r>
      <w:r w:rsidDel="00000000" w:rsidR="00000000" w:rsidRPr="00000000">
        <w:rPr>
          <w:rFonts w:ascii="Calibri" w:cs="Calibri" w:eastAsia="Calibri" w:hAnsi="Calibri"/>
          <w:sz w:val="24"/>
          <w:szCs w:val="24"/>
          <w:rtl w:val="0"/>
        </w:rPr>
        <w:t xml:space="preserve"> behaviors were ordered from simple to complex, forming a near-cumulative hierarchical structure</w:t>
      </w:r>
      <w:commentRangeEnd w:id="12"/>
      <w:r w:rsidDel="00000000" w:rsidR="00000000" w:rsidRPr="00000000">
        <w:commentReference w:id="12"/>
      </w:r>
      <w:r w:rsidDel="00000000" w:rsidR="00000000" w:rsidRPr="00000000">
        <w:rPr>
          <w:rFonts w:ascii="Calibri" w:cs="Calibri" w:eastAsia="Calibri" w:hAnsi="Calibri"/>
          <w:sz w:val="24"/>
          <w:szCs w:val="24"/>
          <w:rtl w:val="0"/>
        </w:rPr>
        <w:t xml:space="preserve"> (</w:t>
      </w:r>
      <w:commentRangeStart w:id="14"/>
      <w:r w:rsidDel="00000000" w:rsidR="00000000" w:rsidRPr="00000000">
        <w:rPr>
          <w:rFonts w:ascii="Calibri" w:cs="Calibri" w:eastAsia="Calibri" w:hAnsi="Calibri"/>
          <w:sz w:val="24"/>
          <w:szCs w:val="24"/>
          <w:rtl w:val="0"/>
        </w:rPr>
        <w:t xml:space="preserve">coefficient of reproducibility: CR = 0.84, slightly below the conventional 0.85 threshold; four Guttman errors</w:t>
      </w:r>
      <w:commentRangeEnd w:id="14"/>
      <w:r w:rsidDel="00000000" w:rsidR="00000000" w:rsidRPr="00000000">
        <w:commentReference w:id="14"/>
      </w:r>
      <w:r w:rsidDel="00000000" w:rsidR="00000000" w:rsidRPr="00000000">
        <w:rPr>
          <w:rFonts w:ascii="Calibri" w:cs="Calibri" w:eastAsia="Calibri" w:hAnsi="Calibri"/>
          <w:sz w:val="24"/>
          <w:szCs w:val="24"/>
          <w:rtl w:val="0"/>
        </w:rPr>
        <w:t xml:space="preserve">). Complexity scores, calculated as the proportion of task features present, ranged from 0.00 for food rubbing to 0.80 for oyster processing (see Supplementary Table 2).</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0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Task complexity and handedness</w:t>
      </w:r>
    </w:p>
    <w:p w:rsidR="00000000" w:rsidDel="00000000" w:rsidP="00000000" w:rsidRDefault="00000000" w:rsidRPr="00000000" w14:paraId="0000000E">
      <w:pPr>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sz w:val="24"/>
          <w:szCs w:val="24"/>
        </w:rPr>
      </w:pPr>
      <w:commentRangeStart w:id="15"/>
      <w:r w:rsidDel="00000000" w:rsidR="00000000" w:rsidRPr="00000000">
        <w:rPr>
          <w:rFonts w:ascii="Calibri" w:cs="Calibri" w:eastAsia="Calibri" w:hAnsi="Calibri"/>
          <w:sz w:val="24"/>
          <w:szCs w:val="24"/>
          <w:rtl w:val="0"/>
        </w:rPr>
        <w:t xml:space="preserve">Behavioral complexity strongly </w:t>
      </w:r>
      <w:commentRangeStart w:id="16"/>
      <w:r w:rsidDel="00000000" w:rsidR="00000000" w:rsidRPr="00000000">
        <w:rPr>
          <w:rFonts w:ascii="Calibri" w:cs="Calibri" w:eastAsia="Calibri" w:hAnsi="Calibri"/>
          <w:sz w:val="24"/>
          <w:szCs w:val="24"/>
          <w:rtl w:val="0"/>
        </w:rPr>
        <w:t xml:space="preserve">predicted</w:t>
      </w:r>
      <w:commentRangeEnd w:id="16"/>
      <w:r w:rsidDel="00000000" w:rsidR="00000000" w:rsidRPr="00000000">
        <w:commentReference w:id="16"/>
      </w:r>
      <w:r w:rsidDel="00000000" w:rsidR="00000000" w:rsidRPr="00000000">
        <w:rPr>
          <w:rFonts w:ascii="Calibri" w:cs="Calibri" w:eastAsia="Calibri" w:hAnsi="Calibri"/>
          <w:sz w:val="24"/>
          <w:szCs w:val="24"/>
          <w:rtl w:val="0"/>
        </w:rPr>
        <w:t xml:space="preserve"> the strength of individual laterality during pre-processing behaviors. In the </w:t>
      </w:r>
      <w:commentRangeStart w:id="17"/>
      <w:r w:rsidDel="00000000" w:rsidR="00000000" w:rsidRPr="00000000">
        <w:rPr>
          <w:rFonts w:ascii="Calibri" w:cs="Calibri" w:eastAsia="Calibri" w:hAnsi="Calibri"/>
          <w:sz w:val="24"/>
          <w:szCs w:val="24"/>
          <w:rtl w:val="0"/>
        </w:rPr>
        <w:t xml:space="preserve">zero–one inflated beta model</w:t>
      </w:r>
      <w:commentRangeEnd w:id="17"/>
      <w:r w:rsidDel="00000000" w:rsidR="00000000" w:rsidRPr="00000000">
        <w:commentReference w:id="17"/>
      </w:r>
      <w:r w:rsidDel="00000000" w:rsidR="00000000" w:rsidRPr="00000000">
        <w:rPr>
          <w:rFonts w:ascii="Calibri" w:cs="Calibri" w:eastAsia="Calibri" w:hAnsi="Calibri"/>
          <w:sz w:val="24"/>
          <w:szCs w:val="24"/>
          <w:rtl w:val="0"/>
        </w:rPr>
        <w:t xml:space="preserve">, </w:t>
      </w:r>
      <w:del w:author="Gwennan Giraud" w:id="14" w:date="2025-12-02T15:21:40Z">
        <w:commentRangeStart w:id="18"/>
        <w:r w:rsidDel="00000000" w:rsidR="00000000" w:rsidRPr="00000000">
          <w:rPr>
            <w:rFonts w:ascii="Calibri" w:cs="Calibri" w:eastAsia="Calibri" w:hAnsi="Calibri"/>
            <w:sz w:val="24"/>
            <w:szCs w:val="24"/>
            <w:rtl w:val="0"/>
          </w:rPr>
          <w:delText xml:space="preserve">complexity score had a large positive effect on absolute handedness score</w:delText>
        </w:r>
        <w:commentRangeEnd w:id="18"/>
        <w:r w:rsidDel="00000000" w:rsidR="00000000" w:rsidRPr="00000000">
          <w:commentReference w:id="18"/>
        </w:r>
        <w:r w:rsidDel="00000000" w:rsidR="00000000" w:rsidRPr="00000000">
          <w:rPr>
            <w:rFonts w:ascii="Calibri" w:cs="Calibri" w:eastAsia="Calibri" w:hAnsi="Calibri"/>
            <w:sz w:val="24"/>
            <w:szCs w:val="24"/>
            <w:rtl w:val="0"/>
          </w:rPr>
          <w:delText xml:space="preserve"> (estimate = 4.23, 95% CI: 2.65 - 5.85), indicating that</w:delText>
        </w:r>
      </w:del>
      <w:r w:rsidDel="00000000" w:rsidR="00000000" w:rsidRPr="00000000">
        <w:rPr>
          <w:rFonts w:ascii="Calibri" w:cs="Calibri" w:eastAsia="Calibri" w:hAnsi="Calibri"/>
          <w:sz w:val="24"/>
          <w:szCs w:val="24"/>
          <w:rtl w:val="0"/>
        </w:rPr>
        <w:t xml:space="preserve"> monkeys expressed markedly stronger lateralization during more complex behaviors</w:t>
      </w:r>
      <w:ins w:author="Gwennan Giraud" w:id="15" w:date="2025-12-02T15:21:44Z">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Change w:author="Gwennan Giraud" w:id="16" w:date="2025-12-02T15:21:44Z">
              <w:rPr>
                <w:rFonts w:ascii="Calibri" w:cs="Calibri" w:eastAsia="Calibri" w:hAnsi="Calibri"/>
                <w:sz w:val="24"/>
                <w:szCs w:val="24"/>
              </w:rPr>
            </w:rPrChange>
          </w:rPr>
          <w:t xml:space="preserve">(estimate = 4.23, 95% CI: 2.65 - 5.85)</w:t>
        </w:r>
      </w:ins>
      <w:r w:rsidDel="00000000" w:rsidR="00000000" w:rsidRPr="00000000">
        <w:rPr>
          <w:rFonts w:ascii="Calibri" w:cs="Calibri" w:eastAsia="Calibri" w:hAnsi="Calibri"/>
          <w:sz w:val="24"/>
          <w:szCs w:val="24"/>
          <w:rtl w:val="0"/>
        </w:rPr>
        <w:t xml:space="preserve">. The random intercept term showed substantial among-individual variation in baseline handedness strength (sd = 0.54, 95% CI: 0.03–1.20).</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1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Distributional parameters revealed strong boundary inflation: the zero-inflation component (zoi = 0.72, 95% CI: 0.64–0.80) indicated that simple behaviors frequently showed no lateralization (handedness index ~ 0), while the one-inflation component (coi = 0.99, 95% CI: 0.96–1.00) showed that high-complexity behaviors often elicited perfect lateralization (handedness index = 1). Precision (phi = 5.09, 95% CI: 2.45–9.74) suggested moderate clustering of values within the continuous portion of the distribution. Taken together, these results demonstrate that more complex pre-processing behaviors were consistently associated with stronger, and often extreme, individual-level lateralization (see Table 1 for full model output).</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Effects of behavioral context and spatial proximity on dyad handedness</w:t>
      </w:r>
    </w:p>
    <w:p w:rsidR="00000000" w:rsidDel="00000000" w:rsidP="00000000" w:rsidRDefault="00000000" w:rsidRPr="00000000" w14:paraId="00000014">
      <w:pPr>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15">
      <w:pPr>
        <w:jc w:val="both"/>
        <w:rPr>
          <w:ins w:author="Gwennan Giraud" w:id="21" w:date="2025-12-02T16:10:06Z"/>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Across all adult dyads, </w:t>
      </w:r>
      <w:commentRangeStart w:id="19"/>
      <w:r w:rsidDel="00000000" w:rsidR="00000000" w:rsidRPr="00000000">
        <w:rPr>
          <w:rFonts w:ascii="Calibri" w:cs="Calibri" w:eastAsia="Calibri" w:hAnsi="Calibri"/>
          <w:sz w:val="24"/>
          <w:szCs w:val="24"/>
          <w:rtl w:val="0"/>
        </w:rPr>
        <w:t xml:space="preserve">partners </w:t>
      </w:r>
      <w:ins w:author="Gwennan Giraud" w:id="17" w:date="2025-12-02T15:32:56Z">
        <w:r w:rsidDel="00000000" w:rsidR="00000000" w:rsidRPr="00000000">
          <w:rPr>
            <w:rFonts w:ascii="Calibri" w:cs="Calibri" w:eastAsia="Calibri" w:hAnsi="Calibri"/>
            <w:sz w:val="24"/>
            <w:szCs w:val="24"/>
            <w:rtl w:val="0"/>
          </w:rPr>
          <w:t xml:space="preserve">showed</w:t>
        </w:r>
        <w:del w:author="Gwennan Giraud" w:id="18" w:date="2025-12-03T08:08:17Z">
          <w:r w:rsidDel="00000000" w:rsidR="00000000" w:rsidRPr="00000000">
            <w:rPr>
              <w:rFonts w:ascii="Calibri" w:cs="Calibri" w:eastAsia="Calibri" w:hAnsi="Calibri"/>
              <w:sz w:val="24"/>
              <w:szCs w:val="24"/>
              <w:rtl w:val="0"/>
            </w:rPr>
            <w:delText xml:space="preserve">differed</w:delText>
          </w:r>
        </w:del>
      </w:ins>
      <w:del w:author="Gwennan Giraud" w:id="18" w:date="2025-12-03T08:08:17Z">
        <w:r w:rsidDel="00000000" w:rsidR="00000000" w:rsidRPr="00000000">
          <w:rPr>
            <w:rFonts w:ascii="Calibri" w:cs="Calibri" w:eastAsia="Calibri" w:hAnsi="Calibri"/>
            <w:sz w:val="24"/>
            <w:szCs w:val="24"/>
            <w:rtl w:val="0"/>
          </w:rPr>
          <w:delText xml:space="preserve">were</w:delText>
        </w:r>
        <w:r w:rsidDel="00000000" w:rsidR="00000000" w:rsidRPr="00000000">
          <w:rPr>
            <w:rFonts w:ascii="Calibri" w:cs="Calibri" w:eastAsia="Calibri" w:hAnsi="Calibri"/>
            <w:sz w:val="24"/>
            <w:szCs w:val="24"/>
            <w:rtl w:val="0"/>
          </w:rPr>
          <w:delText xml:space="preserve"> most likely </w:delText>
        </w:r>
        <w:r w:rsidDel="00000000" w:rsidR="00000000" w:rsidRPr="00000000">
          <w:rPr>
            <w:rFonts w:ascii="Calibri" w:cs="Calibri" w:eastAsia="Calibri" w:hAnsi="Calibri"/>
            <w:sz w:val="24"/>
            <w:szCs w:val="24"/>
            <w:rtl w:val="0"/>
          </w:rPr>
          <w:delText xml:space="preserve">to differ </w:delText>
        </w:r>
        <w:r w:rsidDel="00000000" w:rsidR="00000000" w:rsidRPr="00000000">
          <w:rPr>
            <w:rFonts w:ascii="Calibri" w:cs="Calibri" w:eastAsia="Calibri" w:hAnsi="Calibri"/>
            <w:sz w:val="24"/>
            <w:szCs w:val="24"/>
            <w:rtl w:val="0"/>
          </w:rPr>
          <w:delText xml:space="preserve">in</w:delText>
        </w:r>
      </w:del>
      <w:r w:rsidDel="00000000" w:rsidR="00000000" w:rsidRPr="00000000">
        <w:rPr>
          <w:rFonts w:ascii="Calibri" w:cs="Calibri" w:eastAsia="Calibri" w:hAnsi="Calibri"/>
          <w:sz w:val="24"/>
          <w:szCs w:val="24"/>
          <w:rtl w:val="0"/>
        </w:rPr>
        <w:t xml:space="preserve"> hand-use preferences during </w:t>
      </w:r>
      <w:commentRangeStart w:id="20"/>
      <w:r w:rsidDel="00000000" w:rsidR="00000000" w:rsidRPr="00000000">
        <w:rPr>
          <w:rFonts w:ascii="Calibri" w:cs="Calibri" w:eastAsia="Calibri" w:hAnsi="Calibri"/>
          <w:sz w:val="24"/>
          <w:szCs w:val="24"/>
          <w:rtl w:val="0"/>
        </w:rPr>
        <w:t xml:space="preserve">stone-tool-assisted oyster foraging</w:t>
      </w:r>
      <w:commentRangeEnd w:id="20"/>
      <w:r w:rsidDel="00000000" w:rsidR="00000000" w:rsidRPr="00000000">
        <w:commentReference w:id="20"/>
      </w:r>
      <w:r w:rsidDel="00000000" w:rsidR="00000000" w:rsidRPr="00000000">
        <w:rPr>
          <w:rFonts w:ascii="Calibri" w:cs="Calibri" w:eastAsia="Calibri" w:hAnsi="Calibri"/>
          <w:sz w:val="24"/>
          <w:szCs w:val="24"/>
          <w:rtl w:val="0"/>
        </w:rPr>
        <w:t xml:space="preserve"> and when in close proximity</w:t>
      </w:r>
      <w:commentRangeEnd w:id="19"/>
      <w:r w:rsidDel="00000000" w:rsidR="00000000" w:rsidRPr="00000000">
        <w:commentReference w:id="19"/>
      </w:r>
      <w:r w:rsidDel="00000000" w:rsidR="00000000" w:rsidRPr="00000000">
        <w:rPr>
          <w:rFonts w:ascii="Calibri" w:cs="Calibri" w:eastAsia="Calibri" w:hAnsi="Calibri"/>
          <w:sz w:val="24"/>
          <w:szCs w:val="24"/>
          <w:rtl w:val="0"/>
        </w:rPr>
        <w:t xml:space="preserve"> (likelihood ratio test: χ² = 40.86, df = 4, p &lt; 0.001). </w:t>
      </w:r>
      <w:del w:author="Gwennan Giraud" w:id="19" w:date="2025-12-02T15:41:16Z">
        <w:r w:rsidDel="00000000" w:rsidR="00000000" w:rsidRPr="00000000">
          <w:rPr>
            <w:rFonts w:ascii="Calibri" w:cs="Calibri" w:eastAsia="Calibri" w:hAnsi="Calibri"/>
            <w:sz w:val="24"/>
            <w:szCs w:val="24"/>
            <w:rtl w:val="0"/>
          </w:rPr>
          <w:delText xml:space="preserve">Behavioral context was a strong predictor: c</w:delText>
        </w:r>
      </w:del>
      <w:ins w:author="Gwennan Giraud" w:id="19" w:date="2025-12-02T15:41:16Z">
        <w:commentRangeStart w:id="21"/>
        <w:r w:rsidDel="00000000" w:rsidR="00000000" w:rsidRPr="00000000">
          <w:rPr>
            <w:rFonts w:ascii="Calibri" w:cs="Calibri" w:eastAsia="Calibri" w:hAnsi="Calibri"/>
            <w:sz w:val="24"/>
            <w:szCs w:val="24"/>
            <w:rtl w:val="0"/>
          </w:rPr>
          <w:t xml:space="preserve">C</w:t>
        </w:r>
      </w:ins>
      <w:r w:rsidDel="00000000" w:rsidR="00000000" w:rsidRPr="00000000">
        <w:rPr>
          <w:rFonts w:ascii="Calibri" w:cs="Calibri" w:eastAsia="Calibri" w:hAnsi="Calibri"/>
          <w:sz w:val="24"/>
          <w:szCs w:val="24"/>
          <w:rtl w:val="0"/>
        </w:rPr>
        <w:t xml:space="preserve">ompared to </w:t>
      </w:r>
      <w:del w:author="Gwennan Giraud" w:id="20" w:date="2025-12-02T15:51:03Z">
        <w:commentRangeStart w:id="22"/>
        <w:r w:rsidDel="00000000" w:rsidR="00000000" w:rsidRPr="00000000">
          <w:rPr>
            <w:rFonts w:ascii="Calibri" w:cs="Calibri" w:eastAsia="Calibri" w:hAnsi="Calibri"/>
            <w:sz w:val="24"/>
            <w:szCs w:val="24"/>
            <w:rtl w:val="0"/>
          </w:rPr>
          <w:delText xml:space="preserve">stone-tool mediated </w:delText>
        </w:r>
      </w:del>
      <w:r w:rsidDel="00000000" w:rsidR="00000000" w:rsidRPr="00000000">
        <w:rPr>
          <w:rFonts w:ascii="Calibri" w:cs="Calibri" w:eastAsia="Calibri" w:hAnsi="Calibri"/>
          <w:sz w:val="24"/>
          <w:szCs w:val="24"/>
          <w:rtl w:val="0"/>
        </w:rPr>
        <w:t xml:space="preserve">oyster foraging</w:t>
      </w:r>
      <w:commentRangeEnd w:id="22"/>
      <w:r w:rsidDel="00000000" w:rsidR="00000000" w:rsidRPr="00000000">
        <w:commentReference w:id="22"/>
      </w:r>
      <w:r w:rsidDel="00000000" w:rsidR="00000000" w:rsidRPr="00000000">
        <w:rPr>
          <w:rFonts w:ascii="Calibri" w:cs="Calibri" w:eastAsia="Calibri" w:hAnsi="Calibri"/>
          <w:sz w:val="24"/>
          <w:szCs w:val="24"/>
          <w:rtl w:val="0"/>
        </w:rPr>
        <w:t xml:space="preserve">, dyads were significantly less likely to be different-handed during foraging without tools </w:t>
      </w:r>
      <w:commentRangeEnd w:id="21"/>
      <w:r w:rsidDel="00000000" w:rsidR="00000000" w:rsidRPr="00000000">
        <w:commentReference w:id="21"/>
      </w:r>
      <w:r w:rsidDel="00000000" w:rsidR="00000000" w:rsidRPr="00000000">
        <w:rPr>
          <w:rFonts w:ascii="Calibri" w:cs="Calibri" w:eastAsia="Calibri" w:hAnsi="Calibri"/>
          <w:sz w:val="24"/>
          <w:szCs w:val="24"/>
          <w:rtl w:val="0"/>
        </w:rPr>
        <w:t xml:space="preserve">(estimate: β = –0.07, p &lt; 0.001) </w:t>
      </w:r>
      <w:commentRangeStart w:id="23"/>
      <w:r w:rsidDel="00000000" w:rsidR="00000000" w:rsidRPr="00000000">
        <w:rPr>
          <w:rFonts w:ascii="Calibri" w:cs="Calibri" w:eastAsia="Calibri" w:hAnsi="Calibri"/>
          <w:sz w:val="24"/>
          <w:szCs w:val="24"/>
          <w:rtl w:val="0"/>
        </w:rPr>
        <w:t xml:space="preserve">and during other activities </w:t>
      </w:r>
      <w:commentRangeEnd w:id="23"/>
      <w:r w:rsidDel="00000000" w:rsidR="00000000" w:rsidRPr="00000000">
        <w:commentReference w:id="23"/>
      </w:r>
      <w:r w:rsidDel="00000000" w:rsidR="00000000" w:rsidRPr="00000000">
        <w:rPr>
          <w:rFonts w:ascii="Calibri" w:cs="Calibri" w:eastAsia="Calibri" w:hAnsi="Calibri"/>
          <w:sz w:val="24"/>
          <w:szCs w:val="24"/>
          <w:rtl w:val="0"/>
        </w:rPr>
        <w:t xml:space="preserve">(β = 0.11, p &lt; 0.001). </w:t>
      </w:r>
      <w:ins w:author="Gwennan Giraud" w:id="21" w:date="2025-12-02T16:10:06Z">
        <w:r w:rsidDel="00000000" w:rsidR="00000000" w:rsidRPr="00000000">
          <w:rPr>
            <w:rtl w:val="0"/>
          </w:rPr>
        </w:r>
      </w:ins>
    </w:p>
    <w:p w:rsidR="00000000" w:rsidDel="00000000" w:rsidP="00000000" w:rsidRDefault="00000000" w:rsidRPr="00000000" w14:paraId="0000001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Proximity to each other also played a role: dyads at &lt;5 m were </w:t>
      </w:r>
      <w:ins w:author="Gwennan Giraud" w:id="22" w:date="2025-12-02T16:13:37Z">
        <w:r w:rsidDel="00000000" w:rsidR="00000000" w:rsidRPr="00000000">
          <w:rPr>
            <w:rFonts w:ascii="Calibri" w:cs="Calibri" w:eastAsia="Calibri" w:hAnsi="Calibri"/>
            <w:sz w:val="24"/>
            <w:szCs w:val="24"/>
            <w:rtl w:val="0"/>
          </w:rPr>
          <w:t xml:space="preserve">more</w:t>
        </w:r>
      </w:ins>
      <w:del w:author="Gwennan Giraud" w:id="22" w:date="2025-12-02T16:13:37Z">
        <w:commentRangeStart w:id="24"/>
        <w:r w:rsidDel="00000000" w:rsidR="00000000" w:rsidRPr="00000000">
          <w:rPr>
            <w:rFonts w:ascii="Calibri" w:cs="Calibri" w:eastAsia="Calibri" w:hAnsi="Calibri"/>
            <w:sz w:val="24"/>
            <w:szCs w:val="24"/>
            <w:rtl w:val="0"/>
          </w:rPr>
          <w:delText xml:space="preserve">less</w:delText>
        </w:r>
      </w:del>
      <w:commentRangeEnd w:id="24"/>
      <w:r w:rsidDel="00000000" w:rsidR="00000000" w:rsidRPr="00000000">
        <w:commentReference w:id="24"/>
      </w:r>
      <w:r w:rsidDel="00000000" w:rsidR="00000000" w:rsidRPr="00000000">
        <w:rPr>
          <w:rFonts w:ascii="Calibri" w:cs="Calibri" w:eastAsia="Calibri" w:hAnsi="Calibri"/>
          <w:sz w:val="24"/>
          <w:szCs w:val="24"/>
          <w:rtl w:val="0"/>
        </w:rPr>
        <w:t xml:space="preserve"> likely to </w:t>
      </w:r>
      <w:del w:author="Gwennan Giraud" w:id="23" w:date="2025-12-02T16:14:12Z">
        <w:r w:rsidDel="00000000" w:rsidR="00000000" w:rsidRPr="00000000">
          <w:rPr>
            <w:rFonts w:ascii="Calibri" w:cs="Calibri" w:eastAsia="Calibri" w:hAnsi="Calibri"/>
            <w:sz w:val="24"/>
            <w:szCs w:val="24"/>
            <w:rtl w:val="0"/>
          </w:rPr>
          <w:delText xml:space="preserve">be </w:delText>
        </w:r>
      </w:del>
      <w:ins w:author="Gwennan Giraud" w:id="23" w:date="2025-12-02T16:14:12Z">
        <w:commentRangeStart w:id="25"/>
        <w:commentRangeStart w:id="26"/>
        <w:commentRangeStart w:id="27"/>
        <w:r w:rsidDel="00000000" w:rsidR="00000000" w:rsidRPr="00000000">
          <w:rPr>
            <w:rFonts w:ascii="Calibri" w:cs="Calibri" w:eastAsia="Calibri" w:hAnsi="Calibri"/>
            <w:sz w:val="24"/>
            <w:szCs w:val="24"/>
            <w:rtl w:val="0"/>
          </w:rPr>
          <w:t xml:space="preserve">switch </w:t>
        </w:r>
      </w:ins>
      <w:del w:author="Gwennan Giraud" w:id="23" w:date="2025-12-02T16:14:12Z">
        <w:r w:rsidDel="00000000" w:rsidR="00000000" w:rsidRPr="00000000">
          <w:rPr>
            <w:rFonts w:ascii="Calibri" w:cs="Calibri" w:eastAsia="Calibri" w:hAnsi="Calibri"/>
            <w:sz w:val="24"/>
            <w:szCs w:val="24"/>
            <w:rtl w:val="0"/>
          </w:rPr>
          <w:delText xml:space="preserve">different-</w:delText>
        </w:r>
      </w:del>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rFonts w:ascii="Calibri" w:cs="Calibri" w:eastAsia="Calibri" w:hAnsi="Calibri"/>
          <w:sz w:val="24"/>
          <w:szCs w:val="24"/>
          <w:rtl w:val="0"/>
        </w:rPr>
        <w:t xml:space="preserve">hand</w:t>
      </w:r>
      <w:ins w:author="Gwennan Giraud" w:id="24" w:date="2025-12-02T16:14:23Z">
        <w:r w:rsidDel="00000000" w:rsidR="00000000" w:rsidRPr="00000000">
          <w:rPr>
            <w:rFonts w:ascii="Calibri" w:cs="Calibri" w:eastAsia="Calibri" w:hAnsi="Calibri"/>
            <w:sz w:val="24"/>
            <w:szCs w:val="24"/>
            <w:rtl w:val="0"/>
          </w:rPr>
          <w:t xml:space="preserve">s</w:t>
        </w:r>
      </w:ins>
      <w:del w:author="Gwennan Giraud" w:id="24" w:date="2025-12-02T16:14:23Z">
        <w:r w:rsidDel="00000000" w:rsidR="00000000" w:rsidRPr="00000000">
          <w:rPr>
            <w:rFonts w:ascii="Calibri" w:cs="Calibri" w:eastAsia="Calibri" w:hAnsi="Calibri"/>
            <w:sz w:val="24"/>
            <w:szCs w:val="24"/>
            <w:rtl w:val="0"/>
          </w:rPr>
          <w:delText xml:space="preserve">ed</w:delText>
        </w:r>
      </w:del>
      <w:r w:rsidDel="00000000" w:rsidR="00000000" w:rsidRPr="00000000">
        <w:rPr>
          <w:rFonts w:ascii="Calibri" w:cs="Calibri" w:eastAsia="Calibri" w:hAnsi="Calibri"/>
          <w:sz w:val="24"/>
          <w:szCs w:val="24"/>
          <w:rtl w:val="0"/>
        </w:rPr>
        <w:t xml:space="preserve"> than dyads at &lt;1 m (β = 0.35, p = 0.006)</w:t>
      </w:r>
      <w:ins w:author="Gwennan Giraud" w:id="25" w:date="2025-12-02T16:15:13Z">
        <w:r w:rsidDel="00000000" w:rsidR="00000000" w:rsidRPr="00000000">
          <w:rPr>
            <w:rFonts w:ascii="Calibri" w:cs="Calibri" w:eastAsia="Calibri" w:hAnsi="Calibri"/>
            <w:sz w:val="24"/>
            <w:szCs w:val="24"/>
            <w:rtl w:val="0"/>
          </w:rPr>
          <w:t xml:space="preserve">. By contrast,</w:t>
        </w:r>
      </w:ins>
      <w:del w:author="Gwennan Giraud" w:id="25" w:date="2025-12-02T16:15:13Z">
        <w:r w:rsidDel="00000000" w:rsidR="00000000" w:rsidRPr="00000000">
          <w:rPr>
            <w:rFonts w:ascii="Calibri" w:cs="Calibri" w:eastAsia="Calibri" w:hAnsi="Calibri"/>
            <w:sz w:val="24"/>
            <w:szCs w:val="24"/>
            <w:rtl w:val="0"/>
          </w:rPr>
          <w:delText xml:space="preserve">,</w:delText>
        </w:r>
      </w:del>
      <w:r w:rsidDel="00000000" w:rsidR="00000000" w:rsidRPr="00000000">
        <w:rPr>
          <w:rFonts w:ascii="Calibri" w:cs="Calibri" w:eastAsia="Calibri" w:hAnsi="Calibri"/>
          <w:sz w:val="24"/>
          <w:szCs w:val="24"/>
          <w:rtl w:val="0"/>
        </w:rPr>
        <w:t xml:space="preserve"> </w:t>
      </w:r>
      <w:del w:author="Gwennan Giraud" w:id="26" w:date="2025-12-02T16:15:25Z">
        <w:r w:rsidDel="00000000" w:rsidR="00000000" w:rsidRPr="00000000">
          <w:rPr>
            <w:rFonts w:ascii="Calibri" w:cs="Calibri" w:eastAsia="Calibri" w:hAnsi="Calibri"/>
            <w:sz w:val="24"/>
            <w:szCs w:val="24"/>
            <w:rtl w:val="0"/>
          </w:rPr>
          <w:delText xml:space="preserve">while </w:delText>
        </w:r>
      </w:del>
      <w:r w:rsidDel="00000000" w:rsidR="00000000" w:rsidRPr="00000000">
        <w:rPr>
          <w:rFonts w:ascii="Calibri" w:cs="Calibri" w:eastAsia="Calibri" w:hAnsi="Calibri"/>
          <w:sz w:val="24"/>
          <w:szCs w:val="24"/>
          <w:rtl w:val="0"/>
        </w:rPr>
        <w:t xml:space="preserve">dyads at &lt;3 m were as likely to be different handed as dyads within 1 m (p = 0.42). In other words, dyads were most likely to exhibit different hand-use preferences when they were in closer proximity (see Table 2 for model formulation and estimates). In the subset of male-female dyads, mismatched handedness was again </w:t>
      </w:r>
      <w:commentRangeStart w:id="28"/>
      <w:r w:rsidDel="00000000" w:rsidR="00000000" w:rsidRPr="00000000">
        <w:rPr>
          <w:rFonts w:ascii="Calibri" w:cs="Calibri" w:eastAsia="Calibri" w:hAnsi="Calibri"/>
          <w:sz w:val="24"/>
          <w:szCs w:val="24"/>
          <w:rtl w:val="0"/>
        </w:rPr>
        <w:t xml:space="preserve">most likely during stone-tool-assisted oyster foraging</w:t>
      </w:r>
      <w:commentRangeEnd w:id="28"/>
      <w:r w:rsidDel="00000000" w:rsidR="00000000" w:rsidRPr="00000000">
        <w:commentReference w:id="28"/>
      </w:r>
      <w:r w:rsidDel="00000000" w:rsidR="00000000" w:rsidRPr="00000000">
        <w:rPr>
          <w:rFonts w:ascii="Calibri" w:cs="Calibri" w:eastAsia="Calibri" w:hAnsi="Calibri"/>
          <w:sz w:val="24"/>
          <w:szCs w:val="24"/>
          <w:rtl w:val="0"/>
        </w:rPr>
        <w:t xml:space="preserve"> </w:t>
      </w:r>
      <w:ins w:author="Gwennan Giraud" w:id="27" w:date="2025-12-03T08:34:39Z">
        <w:r w:rsidDel="00000000" w:rsidR="00000000" w:rsidRPr="00000000">
          <w:rPr>
            <w:rFonts w:ascii="Calibri" w:cs="Calibri" w:eastAsia="Calibri" w:hAnsi="Calibri"/>
            <w:sz w:val="24"/>
            <w:szCs w:val="24"/>
            <w:rtl w:val="0"/>
            <w:rPrChange w:author="Gwennan Giraud" w:id="28" w:date="2025-12-03T08:34:39Z">
              <w:rPr>
                <w:rFonts w:ascii="Calibri" w:cs="Calibri" w:eastAsia="Calibri" w:hAnsi="Calibri"/>
                <w:sz w:val="24"/>
                <w:szCs w:val="24"/>
              </w:rPr>
            </w:rPrChange>
          </w:rPr>
          <w:t xml:space="preserve">(χ² = 18.41, df = 4, p &lt; 0.001), </w:t>
        </w:r>
      </w:ins>
      <w:r w:rsidDel="00000000" w:rsidR="00000000" w:rsidRPr="00000000">
        <w:rPr>
          <w:rFonts w:ascii="Calibri" w:cs="Calibri" w:eastAsia="Calibri" w:hAnsi="Calibri"/>
          <w:sz w:val="24"/>
          <w:szCs w:val="24"/>
          <w:rtl w:val="0"/>
        </w:rPr>
        <w:t xml:space="preserve">but was unrelated to how close partners were </w:t>
      </w:r>
      <w:del w:author="Gwennan Giraud" w:id="29" w:date="2025-12-03T08:34:37Z">
        <w:commentRangeStart w:id="29"/>
        <w:r w:rsidDel="00000000" w:rsidR="00000000" w:rsidRPr="00000000">
          <w:rPr>
            <w:rFonts w:ascii="Calibri" w:cs="Calibri" w:eastAsia="Calibri" w:hAnsi="Calibri"/>
            <w:sz w:val="24"/>
            <w:szCs w:val="24"/>
            <w:rtl w:val="0"/>
          </w:rPr>
          <w:delText xml:space="preserve">(χ² = 18.41, df = 4, p &lt; 0.001)</w:delText>
        </w:r>
      </w:del>
      <w:commentRangeEnd w:id="29"/>
      <w:r w:rsidDel="00000000" w:rsidR="00000000" w:rsidRPr="00000000">
        <w:commentReference w:id="29"/>
      </w:r>
      <w:r w:rsidDel="00000000" w:rsidR="00000000" w:rsidRPr="00000000">
        <w:rPr>
          <w:rFonts w:ascii="Calibri" w:cs="Calibri" w:eastAsia="Calibri" w:hAnsi="Calibri"/>
          <w:sz w:val="24"/>
          <w:szCs w:val="24"/>
          <w:rtl w:val="0"/>
        </w:rPr>
        <w:t xml:space="preserve">. Compared to stone-tool-assisted oyster foraging, </w:t>
      </w:r>
      <w:commentRangeStart w:id="30"/>
      <w:r w:rsidDel="00000000" w:rsidR="00000000" w:rsidRPr="00000000">
        <w:rPr>
          <w:rFonts w:ascii="Calibri" w:cs="Calibri" w:eastAsia="Calibri" w:hAnsi="Calibri"/>
          <w:sz w:val="24"/>
          <w:szCs w:val="24"/>
          <w:rtl w:val="0"/>
        </w:rPr>
        <w:t xml:space="preserve">dyads were less likely to be different-handed during foraging without tools</w:t>
      </w:r>
      <w:commentRangeEnd w:id="30"/>
      <w:r w:rsidDel="00000000" w:rsidR="00000000" w:rsidRPr="00000000">
        <w:commentReference w:id="30"/>
      </w:r>
      <w:r w:rsidDel="00000000" w:rsidR="00000000" w:rsidRPr="00000000">
        <w:rPr>
          <w:rFonts w:ascii="Calibri" w:cs="Calibri" w:eastAsia="Calibri" w:hAnsi="Calibri"/>
          <w:sz w:val="24"/>
          <w:szCs w:val="24"/>
          <w:rtl w:val="0"/>
        </w:rPr>
        <w:t xml:space="preserve"> (β = -0.17, p = 0.005) and during </w:t>
      </w:r>
      <w:commentRangeStart w:id="31"/>
      <w:r w:rsidDel="00000000" w:rsidR="00000000" w:rsidRPr="00000000">
        <w:rPr>
          <w:rFonts w:ascii="Calibri" w:cs="Calibri" w:eastAsia="Calibri" w:hAnsi="Calibri"/>
          <w:sz w:val="24"/>
          <w:szCs w:val="24"/>
          <w:rtl w:val="0"/>
        </w:rPr>
        <w:t xml:space="preserve">other behaviors</w:t>
      </w:r>
      <w:commentRangeEnd w:id="31"/>
      <w:r w:rsidDel="00000000" w:rsidR="00000000" w:rsidRPr="00000000">
        <w:commentReference w:id="31"/>
      </w:r>
      <w:r w:rsidDel="00000000" w:rsidR="00000000" w:rsidRPr="00000000">
        <w:rPr>
          <w:rFonts w:ascii="Calibri" w:cs="Calibri" w:eastAsia="Calibri" w:hAnsi="Calibri"/>
          <w:sz w:val="24"/>
          <w:szCs w:val="24"/>
          <w:rtl w:val="0"/>
        </w:rPr>
        <w:t xml:space="preserve"> (β = -0.07, p &lt; 0.001). </w:t>
      </w:r>
      <w:commentRangeStart w:id="32"/>
      <w:r w:rsidDel="00000000" w:rsidR="00000000" w:rsidRPr="00000000">
        <w:rPr>
          <w:rFonts w:ascii="Calibri" w:cs="Calibri" w:eastAsia="Calibri" w:hAnsi="Calibri"/>
          <w:sz w:val="24"/>
          <w:szCs w:val="24"/>
          <w:rtl w:val="0"/>
        </w:rPr>
        <w:t xml:space="preserve">Proximity had no significant effect in mixed-sex pairs (all p &gt; 0.14)</w:t>
      </w:r>
      <w:commentRangeEnd w:id="32"/>
      <w:r w:rsidDel="00000000" w:rsidR="00000000" w:rsidRPr="00000000">
        <w:commentReference w:id="32"/>
      </w:r>
      <w:r w:rsidDel="00000000" w:rsidR="00000000" w:rsidRPr="00000000">
        <w:rPr>
          <w:rFonts w:ascii="Calibri" w:cs="Calibri" w:eastAsia="Calibri" w:hAnsi="Calibri"/>
          <w:sz w:val="24"/>
          <w:szCs w:val="24"/>
          <w:rtl w:val="0"/>
        </w:rPr>
        <w:t xml:space="preserve"> (see Supplementary Table 6 for model formulation and estimates).</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Tables - </w:t>
      </w:r>
    </w:p>
    <w:p w:rsidR="00000000" w:rsidDel="00000000" w:rsidP="00000000" w:rsidRDefault="00000000" w:rsidRPr="00000000" w14:paraId="0000001A">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1 - </w:t>
      </w:r>
      <w:commentRangeStart w:id="33"/>
      <w:r w:rsidDel="00000000" w:rsidR="00000000" w:rsidRPr="00000000">
        <w:rPr>
          <w:rFonts w:ascii="Calibri" w:cs="Calibri" w:eastAsia="Calibri" w:hAnsi="Calibri"/>
          <w:sz w:val="24"/>
          <w:szCs w:val="24"/>
          <w:rtl w:val="0"/>
        </w:rPr>
        <w:t xml:space="preserve">Bayesian</w:t>
      </w:r>
      <w:commentRangeEnd w:id="33"/>
      <w:r w:rsidDel="00000000" w:rsidR="00000000" w:rsidRPr="00000000">
        <w:commentReference w:id="33"/>
      </w:r>
      <w:r w:rsidDel="00000000" w:rsidR="00000000" w:rsidRPr="00000000">
        <w:rPr>
          <w:rFonts w:ascii="Calibri" w:cs="Calibri" w:eastAsia="Calibri" w:hAnsi="Calibri"/>
          <w:sz w:val="24"/>
          <w:szCs w:val="24"/>
          <w:rtl w:val="0"/>
        </w:rPr>
        <w:t xml:space="preserve"> zero-one inflated beta regression results for individual-level handedness strength across simple to complex tasks. The model quantifies how behavioral complexity (Guttman score) </w:t>
      </w:r>
      <w:ins w:author="Gwennan Giraud" w:id="30" w:date="2025-12-03T08:37:51Z">
        <w:r w:rsidDel="00000000" w:rsidR="00000000" w:rsidRPr="00000000">
          <w:rPr>
            <w:rFonts w:ascii="Calibri" w:cs="Calibri" w:eastAsia="Calibri" w:hAnsi="Calibri"/>
            <w:sz w:val="24"/>
            <w:szCs w:val="24"/>
            <w:rtl w:val="0"/>
          </w:rPr>
          <w:t xml:space="preserve">explain</w:t>
        </w:r>
      </w:ins>
      <w:del w:author="Gwennan Giraud" w:id="30" w:date="2025-12-03T08:37:51Z">
        <w:r w:rsidDel="00000000" w:rsidR="00000000" w:rsidRPr="00000000">
          <w:rPr>
            <w:rFonts w:ascii="Calibri" w:cs="Calibri" w:eastAsia="Calibri" w:hAnsi="Calibri"/>
            <w:sz w:val="24"/>
            <w:szCs w:val="24"/>
            <w:rtl w:val="0"/>
          </w:rPr>
          <w:delText xml:space="preserve">predicts</w:delText>
        </w:r>
      </w:del>
      <w:r w:rsidDel="00000000" w:rsidR="00000000" w:rsidRPr="00000000">
        <w:rPr>
          <w:rFonts w:ascii="Calibri" w:cs="Calibri" w:eastAsia="Calibri" w:hAnsi="Calibri"/>
          <w:sz w:val="24"/>
          <w:szCs w:val="24"/>
          <w:rtl w:val="0"/>
        </w:rPr>
        <w:t xml:space="preserve"> handedness strength, while accounting for among-individual variation via random intercepts.</w:t>
      </w:r>
    </w:p>
    <w:p w:rsidR="00000000" w:rsidDel="00000000" w:rsidP="00000000" w:rsidRDefault="00000000" w:rsidRPr="00000000" w14:paraId="0000001C">
      <w:pPr>
        <w:jc w:val="both"/>
        <w:rPr>
          <w:rFonts w:ascii="Calibri" w:cs="Calibri" w:eastAsia="Calibri" w:hAnsi="Calibri"/>
          <w:sz w:val="24"/>
          <w:szCs w:val="24"/>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2340"/>
        <w:gridCol w:w="1080"/>
        <w:gridCol w:w="900"/>
        <w:gridCol w:w="1680"/>
        <w:tblGridChange w:id="0">
          <w:tblGrid>
            <w:gridCol w:w="3300"/>
            <w:gridCol w:w="2340"/>
            <w:gridCol w:w="1080"/>
            <w:gridCol w:w="900"/>
            <w:gridCol w:w="1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Predictors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95% CI (L–U)</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Handedness.index.per.behavior.per.subject  ~ gutt.score + (1 | subj.id)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–0.86 to 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Behavioral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gutt.score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2.65 to 5.85</w:t>
            </w:r>
          </w:p>
        </w:tc>
      </w:tr>
      <w:tr>
        <w:trPr>
          <w:cantSplit w:val="0"/>
          <w:trHeight w:val="487.968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Distributional 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Precision (phi)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2.45 to 9.74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Zero inflation (zoi)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Probability of exact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0.64 to 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inflation (coi)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Probability of exact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0.96 to 1.00</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Random 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SD(Intercept)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subj.id (N =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0.03 to 1.20</w:t>
            </w:r>
          </w:p>
        </w:tc>
      </w:tr>
    </w:tbl>
    <w:p w:rsidR="00000000" w:rsidDel="00000000" w:rsidP="00000000" w:rsidRDefault="00000000" w:rsidRPr="00000000" w14:paraId="0000004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2 - Generalized linear model results for the all adult dyad handedness. </w:t>
      </w:r>
      <w:commentRangeStart w:id="34"/>
      <w:r w:rsidDel="00000000" w:rsidR="00000000" w:rsidRPr="00000000">
        <w:rPr>
          <w:rFonts w:ascii="Calibri" w:cs="Calibri" w:eastAsia="Calibri" w:hAnsi="Calibri"/>
          <w:sz w:val="24"/>
          <w:szCs w:val="24"/>
          <w:rtl w:val="0"/>
        </w:rPr>
        <w:t xml:space="preserve">Constant</w:t>
      </w:r>
      <w:commentRangeEnd w:id="34"/>
      <w:r w:rsidDel="00000000" w:rsidR="00000000" w:rsidRPr="00000000">
        <w:commentReference w:id="34"/>
      </w:r>
      <w:r w:rsidDel="00000000" w:rsidR="00000000" w:rsidRPr="00000000">
        <w:rPr>
          <w:rFonts w:ascii="Calibri" w:cs="Calibri" w:eastAsia="Calibri" w:hAnsi="Calibri"/>
          <w:sz w:val="24"/>
          <w:szCs w:val="24"/>
          <w:rtl w:val="0"/>
        </w:rPr>
        <w:t xml:space="preserve"> refers to the condition when a dyad was foraging on oysters using stone-tools and was within 1m to each other. </w:t>
      </w:r>
    </w:p>
    <w:p w:rsidR="00000000" w:rsidDel="00000000" w:rsidP="00000000" w:rsidRDefault="00000000" w:rsidRPr="00000000" w14:paraId="00000052">
      <w:pPr>
        <w:spacing w:after="160" w:line="259" w:lineRule="auto"/>
        <w:rPr>
          <w:rFonts w:ascii="Calibri" w:cs="Calibri" w:eastAsia="Calibri" w:hAnsi="Calibri"/>
          <w:sz w:val="24"/>
          <w:szCs w:val="24"/>
        </w:rPr>
      </w:pPr>
      <w:bookmarkStart w:colFirst="0" w:colLast="0" w:name="_3znysh7" w:id="0"/>
      <w:bookmarkEnd w:id="0"/>
      <w:r w:rsidDel="00000000" w:rsidR="00000000" w:rsidRPr="00000000">
        <w:rPr>
          <w:rtl w:val="0"/>
        </w:rPr>
      </w:r>
    </w:p>
    <w:tbl>
      <w:tblPr>
        <w:tblStyle w:val="Table2"/>
        <w:tblW w:w="106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50"/>
        <w:gridCol w:w="2730"/>
        <w:gridCol w:w="1410"/>
        <w:gridCol w:w="1530"/>
        <w:gridCol w:w="885"/>
        <w:gridCol w:w="2190"/>
        <w:tblGridChange w:id="0">
          <w:tblGrid>
            <w:gridCol w:w="1950"/>
            <w:gridCol w:w="2730"/>
            <w:gridCol w:w="1410"/>
            <w:gridCol w:w="1530"/>
            <w:gridCol w:w="885"/>
            <w:gridCol w:w="21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Predictors</w:t>
            </w:r>
          </w:p>
          <w:p w:rsidR="00000000" w:rsidDel="00000000" w:rsidP="00000000" w:rsidRDefault="00000000" w:rsidRPr="00000000" w14:paraId="00000054">
            <w:pPr>
              <w:jc w:val="center"/>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Categories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jc w:val="center"/>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jc w:val="center"/>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p</w:t>
            </w:r>
            <w:r w:rsidDel="00000000" w:rsidR="00000000" w:rsidRPr="00000000">
              <w:rPr>
                <w:rtl w:val="0"/>
              </w:rPr>
            </w:r>
          </w:p>
        </w:tc>
      </w:tr>
      <w:tr>
        <w:trPr>
          <w:cantSplit w:val="0"/>
          <w:trHeight w:val="220" w:hRule="atLeast"/>
          <w:tblHeader w:val="0"/>
        </w:trPr>
        <w:tc>
          <w:tcPr>
            <w:gridSpan w:val="6"/>
            <w:tcBorders>
              <w:top w:color="000000" w:space="0" w:sz="8" w:val="single"/>
              <w:left w:color="000000" w:space="0" w:sz="8" w:val="single"/>
              <w:bottom w:color="000000" w:space="0" w:sz="8" w:val="single"/>
            </w:tcBorders>
          </w:tcPr>
          <w:p w:rsidR="00000000" w:rsidDel="00000000" w:rsidP="00000000" w:rsidRDefault="00000000" w:rsidRPr="00000000" w14:paraId="0000005A">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 1: dyad_handedness ~ behavioral.context + dyad.proximity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tabs>
                <w:tab w:val="left" w:leader="none" w:pos="2408"/>
              </w:tabs>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Constant</w:t>
            </w:r>
          </w:p>
          <w:p w:rsidR="00000000" w:rsidDel="00000000" w:rsidP="00000000" w:rsidRDefault="00000000" w:rsidRPr="00000000" w14:paraId="00000061">
            <w:pPr>
              <w:tabs>
                <w:tab w:val="left" w:leader="none" w:pos="2408"/>
              </w:tabs>
              <w:jc w:val="center"/>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0.6739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0.1244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5.417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6.08e-08 ***</w:t>
            </w:r>
          </w:p>
        </w:tc>
      </w:tr>
      <w:tr>
        <w:trPr>
          <w:cantSplit w:val="0"/>
          <w:trHeight w:val="24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tabs>
                <w:tab w:val="left" w:leader="none" w:pos="2408"/>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tabs>
                <w:tab w:val="left" w:leader="none" w:pos="2408"/>
              </w:tabs>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Behavioral context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Foraging without tools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-0.7414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0.1661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-4.464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8.06e-06 ***</w:t>
            </w:r>
          </w:p>
          <w:p w:rsidR="00000000" w:rsidDel="00000000" w:rsidP="00000000" w:rsidRDefault="00000000" w:rsidRPr="00000000" w14:paraId="0000006E">
            <w:pPr>
              <w:jc w:val="center"/>
              <w:rPr>
                <w:rFonts w:ascii="Calibri" w:cs="Calibri" w:eastAsia="Calibri" w:hAnsi="Calibri"/>
                <w:sz w:val="24"/>
                <w:szCs w:val="24"/>
              </w:rPr>
            </w:pPr>
            <w:r w:rsidDel="00000000" w:rsidR="00000000" w:rsidRPr="00000000">
              <w:rPr>
                <w:rtl w:val="0"/>
              </w:rPr>
            </w:r>
          </w:p>
        </w:tc>
      </w:tr>
      <w:tr>
        <w:trPr>
          <w:cantSplit w:val="0"/>
          <w:trHeight w:val="24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tabs>
                <w:tab w:val="left" w:leader="none" w:pos="2408"/>
              </w:tabs>
              <w:jc w:val="center"/>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t>
            </w:r>
          </w:p>
          <w:p w:rsidR="00000000" w:rsidDel="00000000" w:rsidP="00000000" w:rsidRDefault="00000000" w:rsidRPr="00000000" w14:paraId="00000071">
            <w:pPr>
              <w:jc w:val="center"/>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-0.5610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0.1062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-5.280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1.29e-07 ***</w:t>
            </w:r>
          </w:p>
        </w:tc>
      </w:tr>
      <w:tr>
        <w:trPr>
          <w:cantSplit w:val="0"/>
          <w:trHeight w:val="24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tabs>
                <w:tab w:val="left" w:leader="none" w:pos="2408"/>
              </w:tabs>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Dyad proximity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&lt;3m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-0.1040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0.1286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-0.808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0.41899</w:t>
            </w:r>
          </w:p>
          <w:p w:rsidR="00000000" w:rsidDel="00000000" w:rsidP="00000000" w:rsidRDefault="00000000" w:rsidRPr="00000000" w14:paraId="0000007C">
            <w:pPr>
              <w:jc w:val="center"/>
              <w:rPr>
                <w:rFonts w:ascii="Calibri" w:cs="Calibri" w:eastAsia="Calibri" w:hAnsi="Calibri"/>
                <w:sz w:val="24"/>
                <w:szCs w:val="24"/>
              </w:rPr>
            </w:pPr>
            <w:r w:rsidDel="00000000" w:rsidR="00000000" w:rsidRPr="00000000">
              <w:rPr>
                <w:rtl w:val="0"/>
              </w:rPr>
            </w:r>
          </w:p>
        </w:tc>
      </w:tr>
      <w:tr>
        <w:trPr>
          <w:cantSplit w:val="0"/>
          <w:trHeight w:val="24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tabs>
                <w:tab w:val="left" w:leader="none" w:pos="2408"/>
              </w:tabs>
              <w:jc w:val="center"/>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&lt;5m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-0.3212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0.1166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-2.754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0.00588 **</w:t>
            </w:r>
          </w:p>
          <w:p w:rsidR="00000000" w:rsidDel="00000000" w:rsidP="00000000" w:rsidRDefault="00000000" w:rsidRPr="00000000" w14:paraId="00000083">
            <w:pPr>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8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Supplementary Tables - </w:t>
      </w:r>
    </w:p>
    <w:p w:rsidR="00000000" w:rsidDel="00000000" w:rsidP="00000000" w:rsidRDefault="00000000" w:rsidRPr="00000000" w14:paraId="0000008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1 - Task-feature indicators used in the Guttman cumulative scaling analysis, along with their definitions. Each feature is scored as present (1) or absent (0) and represents a specific motor or cognitive requirement of the pre-processing behaviors.</w:t>
      </w:r>
    </w:p>
    <w:p w:rsidR="00000000" w:rsidDel="00000000" w:rsidP="00000000" w:rsidRDefault="00000000" w:rsidRPr="00000000" w14:paraId="00000089">
      <w:pPr>
        <w:rPr>
          <w:rFonts w:ascii="Calibri" w:cs="Calibri" w:eastAsia="Calibri" w:hAnsi="Calibri"/>
          <w:sz w:val="24"/>
          <w:szCs w:val="24"/>
        </w:rPr>
      </w:pPr>
      <w:r w:rsidDel="00000000" w:rsidR="00000000" w:rsidRPr="00000000">
        <w:rPr>
          <w:rtl w:val="0"/>
        </w:rPr>
      </w:r>
    </w:p>
    <w:tbl>
      <w:tblPr>
        <w:tblStyle w:val="Table3"/>
        <w:tblW w:w="10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3060"/>
        <w:gridCol w:w="1065"/>
        <w:gridCol w:w="2505"/>
        <w:tblGridChange w:id="0">
          <w:tblGrid>
            <w:gridCol w:w="3750"/>
            <w:gridCol w:w="3060"/>
            <w:gridCol w:w="1065"/>
            <w:gridCol w:w="250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Transportation required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Food item or tool must be moved to a separate processing location before manipulation (1/0)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Target-specific manipulation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Action is directed toward a specific structural point of the food item (1/0)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Tool use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Tool is actively used to act on or modify the food item (1/0)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Three-dimensional implementation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Manipulation requires coordinating hand or tool movements across multiple spatial directions and approach angles, rather than within a single plane (1/0)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Bimanual coordination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Both hands are used in a coordinated manner during the manipulation (1/0)</w:t>
            </w:r>
          </w:p>
        </w:tc>
      </w:tr>
    </w:tbl>
    <w:p w:rsidR="00000000" w:rsidDel="00000000" w:rsidP="00000000" w:rsidRDefault="00000000" w:rsidRPr="00000000" w14:paraId="000000A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w:t>
      </w:r>
      <w:r w:rsidDel="00000000" w:rsidR="00000000" w:rsidRPr="00000000">
        <w:rPr>
          <w:rFonts w:ascii="Calibri" w:cs="Calibri" w:eastAsia="Calibri" w:hAnsi="Calibri"/>
          <w:sz w:val="24"/>
          <w:szCs w:val="24"/>
          <w:rtl w:val="0"/>
        </w:rPr>
        <w:t xml:space="preserve">2: Task-feature matrix for the five macaque pre-processing behaviors. This table presents the binary scoring of each behavior across the five task-feature indicators used to construct the cumulative complexity scale: transportation requirement, target-specific manipulation, tool use, three-dimensional implementation, and bimanual coordination. </w:t>
      </w:r>
    </w:p>
    <w:p w:rsidR="00000000" w:rsidDel="00000000" w:rsidP="00000000" w:rsidRDefault="00000000" w:rsidRPr="00000000" w14:paraId="000000A4">
      <w:pPr>
        <w:jc w:val="both"/>
        <w:rPr>
          <w:rFonts w:ascii="Calibri" w:cs="Calibri" w:eastAsia="Calibri" w:hAnsi="Calibri"/>
          <w:sz w:val="24"/>
          <w:szCs w:val="24"/>
        </w:rPr>
      </w:pPr>
      <w:r w:rsidDel="00000000" w:rsidR="00000000" w:rsidRPr="00000000">
        <w:rPr>
          <w:rtl w:val="0"/>
        </w:rPr>
      </w:r>
    </w:p>
    <w:tbl>
      <w:tblPr>
        <w:tblStyle w:val="Table4"/>
        <w:tblW w:w="104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200"/>
        <w:gridCol w:w="840"/>
        <w:gridCol w:w="660"/>
        <w:gridCol w:w="615"/>
        <w:gridCol w:w="1200"/>
        <w:gridCol w:w="1335"/>
        <w:gridCol w:w="1380"/>
        <w:gridCol w:w="1515"/>
        <w:tblGridChange w:id="0">
          <w:tblGrid>
            <w:gridCol w:w="1710"/>
            <w:gridCol w:w="1200"/>
            <w:gridCol w:w="840"/>
            <w:gridCol w:w="660"/>
            <w:gridCol w:w="615"/>
            <w:gridCol w:w="1200"/>
            <w:gridCol w:w="1335"/>
            <w:gridCol w:w="1380"/>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commentRangeStart w:id="35"/>
            <w:r w:rsidDel="00000000" w:rsidR="00000000" w:rsidRPr="00000000">
              <w:rPr>
                <w:rFonts w:ascii="Calibri" w:cs="Calibri" w:eastAsia="Calibri" w:hAnsi="Calibri"/>
                <w:sz w:val="24"/>
                <w:szCs w:val="24"/>
                <w:rtl w:val="0"/>
              </w:rPr>
              <w:t xml:space="preserve">Pattern</w:t>
            </w:r>
            <w:commentRangeEnd w:id="35"/>
            <w:r w:rsidDel="00000000" w:rsidR="00000000" w:rsidRPr="00000000">
              <w:commentReference w:id="3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Sum of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Guttman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Rubbing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Food pounding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Nut-cracking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Oyster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0.80</w:t>
            </w:r>
          </w:p>
        </w:tc>
      </w:tr>
    </w:tbl>
    <w:p w:rsidR="00000000" w:rsidDel="00000000" w:rsidP="00000000" w:rsidRDefault="00000000" w:rsidRPr="00000000" w14:paraId="000000D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C">
      <w:pPr>
        <w:rPr>
          <w:rFonts w:ascii="Calibri" w:cs="Calibri" w:eastAsia="Calibri" w:hAnsi="Calibri"/>
          <w:sz w:val="24"/>
          <w:szCs w:val="24"/>
        </w:rPr>
      </w:pPr>
      <w:commentRangeStart w:id="36"/>
      <w:r w:rsidDel="00000000" w:rsidR="00000000" w:rsidRPr="00000000">
        <w:rPr>
          <w:rFonts w:ascii="Calibri" w:cs="Calibri" w:eastAsia="Calibri" w:hAnsi="Calibri"/>
          <w:sz w:val="24"/>
          <w:szCs w:val="24"/>
          <w:rtl w:val="0"/>
        </w:rPr>
        <w:t xml:space="preserve">Table 3:</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0D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4: Individual hand-use patterns during oyster processing. The Handedness Index (HI) was calculated as (Right − Left) / (Right + Left), where values near +1 indicate strong right-handedness, values near −1 indicate strong left-handedness, and values near 0 indicate no clear bias. N denotes the number of independent </w:t>
      </w:r>
      <w:commentRangeStart w:id="37"/>
      <w:r w:rsidDel="00000000" w:rsidR="00000000" w:rsidRPr="00000000">
        <w:rPr>
          <w:rFonts w:ascii="Calibri" w:cs="Calibri" w:eastAsia="Calibri" w:hAnsi="Calibri"/>
          <w:sz w:val="24"/>
          <w:szCs w:val="24"/>
          <w:rtl w:val="0"/>
        </w:rPr>
        <w:t xml:space="preserve">observations</w:t>
      </w:r>
      <w:commentRangeEnd w:id="37"/>
      <w:r w:rsidDel="00000000" w:rsidR="00000000" w:rsidRPr="00000000">
        <w:commentReference w:id="37"/>
      </w:r>
      <w:r w:rsidDel="00000000" w:rsidR="00000000" w:rsidRPr="00000000">
        <w:rPr>
          <w:rFonts w:ascii="Calibri" w:cs="Calibri" w:eastAsia="Calibri" w:hAnsi="Calibri"/>
          <w:sz w:val="24"/>
          <w:szCs w:val="24"/>
          <w:rtl w:val="0"/>
        </w:rPr>
        <w:t xml:space="preserve">, while n represents the average number of oysters processed within the same focal observation. Individual lateralization was assessed with a binomial test comparing the dominant hand’s strike count against a 50:50 expectation. * represent the only ambidextrous monkey in the troop. </w:t>
      </w:r>
    </w:p>
    <w:p w:rsidR="00000000" w:rsidDel="00000000" w:rsidP="00000000" w:rsidRDefault="00000000" w:rsidRPr="00000000" w14:paraId="000000E0">
      <w:pPr>
        <w:rPr>
          <w:rFonts w:ascii="Calibri" w:cs="Calibri" w:eastAsia="Calibri" w:hAnsi="Calibri"/>
          <w:sz w:val="24"/>
          <w:szCs w:val="24"/>
        </w:rPr>
      </w:pPr>
      <w:r w:rsidDel="00000000" w:rsidR="00000000" w:rsidRPr="00000000">
        <w:rPr>
          <w:rtl w:val="0"/>
        </w:rPr>
      </w:r>
    </w:p>
    <w:tbl>
      <w:tblPr>
        <w:tblStyle w:val="Table5"/>
        <w:tblW w:w="1053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9.6344647519584"/>
        <w:gridCol w:w="879.7911227154048"/>
        <w:gridCol w:w="879.7911227154048"/>
        <w:gridCol w:w="852.2976501305483"/>
        <w:gridCol w:w="1250.953002610966"/>
        <w:gridCol w:w="1512.140992167102"/>
        <w:gridCol w:w="2075.7571801566583"/>
        <w:gridCol w:w="1539.6344647519584"/>
        <w:tblGridChange w:id="0">
          <w:tblGrid>
            <w:gridCol w:w="1539.6344647519584"/>
            <w:gridCol w:w="879.7911227154048"/>
            <w:gridCol w:w="879.7911227154048"/>
            <w:gridCol w:w="852.2976501305483"/>
            <w:gridCol w:w="1250.953002610966"/>
            <w:gridCol w:w="1512.140992167102"/>
            <w:gridCol w:w="2075.7571801566583"/>
            <w:gridCol w:w="1539.634464751958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subj.id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handedness index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p_value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1.69E-21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38.81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*Babosa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Calibri" w:cs="Calibri" w:eastAsia="Calibri" w:hAnsi="Calibri"/>
                <w:sz w:val="24"/>
                <w:szCs w:val="24"/>
              </w:rPr>
            </w:pPr>
            <w:commentRangeStart w:id="38"/>
            <w:r w:rsidDel="00000000" w:rsidR="00000000" w:rsidRPr="00000000">
              <w:rPr>
                <w:rFonts w:ascii="Calibri" w:cs="Calibri" w:eastAsia="Calibri" w:hAnsi="Calibri"/>
                <w:sz w:val="24"/>
                <w:szCs w:val="24"/>
                <w:rtl w:val="0"/>
              </w:rPr>
              <w:t xml:space="preserve">0.007658867</w:t>
            </w:r>
            <w:commentRangeEnd w:id="38"/>
            <w:r w:rsidDel="00000000" w:rsidR="00000000" w:rsidRPr="00000000">
              <w:commentReference w:id="38"/>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3.22E-86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Belanda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0.000976563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Betina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2.55E-57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2.41E-181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Dandi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4.32E-78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Granny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5.83E-303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Harley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1.15E-187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Iyla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1.15E-128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Jim_lim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1.10E-193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1.94E-62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38.89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66.78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6.23E-207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1.96E-90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2.94E-39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Pinky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9.64E-181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Quindoline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1.88E-183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1.42E-160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Taipan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7.68E-239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7.42E-68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Tin_tin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9.09E-13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39.88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1.31E-101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Vula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57.38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Whitney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Yaiko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7.65E-250</w:t>
            </w:r>
          </w:p>
        </w:tc>
      </w:tr>
    </w:tbl>
    <w:p w:rsidR="00000000" w:rsidDel="00000000" w:rsidP="00000000" w:rsidRDefault="00000000" w:rsidRPr="00000000" w14:paraId="000001D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5 - This table presents the sample size of unique individuals contributing to each behavior, separated by sex. For each behavior, the number of female (Nf) and male (Nm) individuals is shown along with the total unique sample size (N).</w:t>
      </w:r>
    </w:p>
    <w:p w:rsidR="00000000" w:rsidDel="00000000" w:rsidP="00000000" w:rsidRDefault="00000000" w:rsidRPr="00000000" w14:paraId="000001DB">
      <w:pPr>
        <w:rPr>
          <w:rFonts w:ascii="Calibri" w:cs="Calibri" w:eastAsia="Calibri" w:hAnsi="Calibri"/>
          <w:sz w:val="24"/>
          <w:szCs w:val="24"/>
        </w:rPr>
      </w:pPr>
      <w:r w:rsidDel="00000000" w:rsidR="00000000" w:rsidRPr="00000000">
        <w:rPr>
          <w:rtl w:val="0"/>
        </w:rPr>
      </w:r>
    </w:p>
    <w:tbl>
      <w:tblPr>
        <w:tblStyle w:val="Table6"/>
        <w:tblW w:w="10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3060"/>
        <w:gridCol w:w="2160"/>
        <w:gridCol w:w="2220"/>
        <w:tblGridChange w:id="0">
          <w:tblGrid>
            <w:gridCol w:w="3165"/>
            <w:gridCol w:w="3060"/>
            <w:gridCol w:w="2160"/>
            <w:gridCol w:w="2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vertAlign w:val="subscript"/>
              </w:rPr>
            </w:pPr>
            <w:r w:rsidDel="00000000" w:rsidR="00000000" w:rsidRPr="00000000">
              <w:rPr>
                <w:rFonts w:ascii="Calibri" w:cs="Calibri" w:eastAsia="Calibri" w:hAnsi="Calibri"/>
                <w:sz w:val="24"/>
                <w:szCs w:val="24"/>
                <w:rtl w:val="0"/>
              </w:rPr>
              <w:t xml:space="preserve">N</w:t>
            </w:r>
            <w:r w:rsidDel="00000000" w:rsidR="00000000" w:rsidRPr="00000000">
              <w:rPr>
                <w:rFonts w:ascii="Calibri" w:cs="Calibri" w:eastAsia="Calibri" w:hAnsi="Calibri"/>
                <w:sz w:val="24"/>
                <w:szCs w:val="24"/>
                <w:vertAlign w:val="subscript"/>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vertAlign w:val="subscript"/>
              </w:rPr>
            </w:pPr>
            <w:r w:rsidDel="00000000" w:rsidR="00000000" w:rsidRPr="00000000">
              <w:rPr>
                <w:rFonts w:ascii="Calibri" w:cs="Calibri" w:eastAsia="Calibri" w:hAnsi="Calibri"/>
                <w:sz w:val="24"/>
                <w:szCs w:val="24"/>
                <w:rtl w:val="0"/>
              </w:rPr>
              <w:t xml:space="preserve">N</w:t>
            </w:r>
            <w:r w:rsidDel="00000000" w:rsidR="00000000" w:rsidRPr="00000000">
              <w:rPr>
                <w:rFonts w:ascii="Calibri" w:cs="Calibri" w:eastAsia="Calibri" w:hAnsi="Calibri"/>
                <w:sz w:val="24"/>
                <w:szCs w:val="24"/>
                <w:vertAlign w:val="subscript"/>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Rubbing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Food pounding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Washing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Nut-cracking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Oyster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tc>
      </w:tr>
    </w:tbl>
    <w:p w:rsidR="00000000" w:rsidDel="00000000" w:rsidP="00000000" w:rsidRDefault="00000000" w:rsidRPr="00000000" w14:paraId="000001F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5">
      <w:pPr>
        <w:spacing w:after="160" w:line="259" w:lineRule="auto"/>
        <w:rPr>
          <w:rFonts w:ascii="Calibri" w:cs="Calibri" w:eastAsia="Calibri" w:hAnsi="Calibri"/>
          <w:sz w:val="24"/>
          <w:szCs w:val="24"/>
        </w:rPr>
      </w:pPr>
      <w:bookmarkStart w:colFirst="0" w:colLast="0" w:name="_3znysh7" w:id="0"/>
      <w:bookmarkEnd w:id="0"/>
      <w:r w:rsidDel="00000000" w:rsidR="00000000" w:rsidRPr="00000000">
        <w:rPr>
          <w:rFonts w:ascii="Calibri" w:cs="Calibri" w:eastAsia="Calibri" w:hAnsi="Calibri"/>
          <w:sz w:val="24"/>
          <w:szCs w:val="24"/>
          <w:rtl w:val="0"/>
        </w:rPr>
        <w:t xml:space="preserve">Table 6 - Generalized linear model results for the male-female dyad handedness. Constant refers to the condition when a dyad was foraging using stone-tools and was within 1m to each other.  </w:t>
      </w:r>
    </w:p>
    <w:p w:rsidR="00000000" w:rsidDel="00000000" w:rsidP="00000000" w:rsidRDefault="00000000" w:rsidRPr="00000000" w14:paraId="000001F6">
      <w:pPr>
        <w:spacing w:after="160" w:line="259" w:lineRule="auto"/>
        <w:rPr>
          <w:rFonts w:ascii="Calibri" w:cs="Calibri" w:eastAsia="Calibri" w:hAnsi="Calibri"/>
          <w:sz w:val="24"/>
          <w:szCs w:val="24"/>
        </w:rPr>
      </w:pPr>
      <w:bookmarkStart w:colFirst="0" w:colLast="0" w:name="_4nyb8iyh1gqu" w:id="1"/>
      <w:bookmarkEnd w:id="1"/>
      <w:r w:rsidDel="00000000" w:rsidR="00000000" w:rsidRPr="00000000">
        <w:rPr>
          <w:rtl w:val="0"/>
        </w:rPr>
      </w:r>
    </w:p>
    <w:tbl>
      <w:tblPr>
        <w:tblStyle w:val="Table7"/>
        <w:tblW w:w="108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0"/>
        <w:gridCol w:w="2550"/>
        <w:gridCol w:w="1245"/>
        <w:gridCol w:w="1275"/>
        <w:gridCol w:w="1500"/>
        <w:gridCol w:w="2685"/>
        <w:tblGridChange w:id="0">
          <w:tblGrid>
            <w:gridCol w:w="1560"/>
            <w:gridCol w:w="2550"/>
            <w:gridCol w:w="1245"/>
            <w:gridCol w:w="1275"/>
            <w:gridCol w:w="1500"/>
            <w:gridCol w:w="26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Predictors</w:t>
            </w:r>
          </w:p>
          <w:p w:rsidR="00000000" w:rsidDel="00000000" w:rsidP="00000000" w:rsidRDefault="00000000" w:rsidRPr="00000000" w14:paraId="000001F8">
            <w:pPr>
              <w:jc w:val="center"/>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Categories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A">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C">
            <w:pPr>
              <w:jc w:val="center"/>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D">
            <w:pPr>
              <w:jc w:val="center"/>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p</w:t>
            </w:r>
            <w:r w:rsidDel="00000000" w:rsidR="00000000" w:rsidRPr="00000000">
              <w:rPr>
                <w:rtl w:val="0"/>
              </w:rPr>
            </w:r>
          </w:p>
        </w:tc>
      </w:tr>
      <w:tr>
        <w:trPr>
          <w:cantSplit w:val="0"/>
          <w:trHeight w:val="220" w:hRule="atLeast"/>
          <w:tblHeader w:val="0"/>
        </w:trPr>
        <w:tc>
          <w:tcPr>
            <w:gridSpan w:val="6"/>
            <w:tcBorders>
              <w:top w:color="000000" w:space="0" w:sz="8" w:val="single"/>
              <w:left w:color="000000" w:space="0" w:sz="8" w:val="single"/>
              <w:bottom w:color="000000" w:space="0" w:sz="8" w:val="single"/>
            </w:tcBorders>
          </w:tcPr>
          <w:p w:rsidR="00000000" w:rsidDel="00000000" w:rsidP="00000000" w:rsidRDefault="00000000" w:rsidRPr="00000000" w14:paraId="000001FE">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 1: dyad_handedness ~ beh.context + proximity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4">
            <w:pPr>
              <w:tabs>
                <w:tab w:val="left" w:leader="none" w:pos="2408"/>
              </w:tabs>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Constant</w:t>
            </w:r>
          </w:p>
          <w:p w:rsidR="00000000" w:rsidDel="00000000" w:rsidP="00000000" w:rsidRDefault="00000000" w:rsidRPr="00000000" w14:paraId="00000205">
            <w:pPr>
              <w:tabs>
                <w:tab w:val="left" w:leader="none" w:pos="2408"/>
              </w:tabs>
              <w:jc w:val="center"/>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0.8301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0.2761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A">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0.002646 **</w:t>
            </w:r>
          </w:p>
        </w:tc>
      </w:tr>
      <w:tr>
        <w:trPr>
          <w:cantSplit w:val="0"/>
          <w:trHeight w:val="24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B">
            <w:pPr>
              <w:tabs>
                <w:tab w:val="left" w:leader="none" w:pos="2408"/>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C">
            <w:pPr>
              <w:tabs>
                <w:tab w:val="left" w:leader="none" w:pos="2408"/>
              </w:tabs>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Beh.context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Foraging without tools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-0.9962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0.3570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-2.790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0.005268 **</w:t>
            </w:r>
          </w:p>
          <w:p w:rsidR="00000000" w:rsidDel="00000000" w:rsidP="00000000" w:rsidRDefault="00000000" w:rsidRPr="00000000" w14:paraId="00000212">
            <w:pPr>
              <w:jc w:val="center"/>
              <w:rPr>
                <w:rFonts w:ascii="Calibri" w:cs="Calibri" w:eastAsia="Calibri" w:hAnsi="Calibri"/>
                <w:sz w:val="24"/>
                <w:szCs w:val="24"/>
              </w:rPr>
            </w:pPr>
            <w:r w:rsidDel="00000000" w:rsidR="00000000" w:rsidRPr="00000000">
              <w:rPr>
                <w:rtl w:val="0"/>
              </w:rPr>
            </w:r>
          </w:p>
        </w:tc>
      </w:tr>
      <w:tr>
        <w:trPr>
          <w:cantSplit w:val="0"/>
          <w:trHeight w:val="24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3">
            <w:pPr>
              <w:tabs>
                <w:tab w:val="left" w:leader="none" w:pos="2408"/>
              </w:tabs>
              <w:jc w:val="center"/>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t>
            </w:r>
          </w:p>
          <w:p w:rsidR="00000000" w:rsidDel="00000000" w:rsidP="00000000" w:rsidRDefault="00000000" w:rsidRPr="00000000" w14:paraId="00000215">
            <w:pPr>
              <w:jc w:val="center"/>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0.2429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-3.706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0.000211 ***</w:t>
            </w:r>
          </w:p>
        </w:tc>
      </w:tr>
      <w:tr>
        <w:trPr>
          <w:cantSplit w:val="0"/>
          <w:trHeight w:val="24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A">
            <w:pPr>
              <w:tabs>
                <w:tab w:val="left" w:leader="none" w:pos="2408"/>
              </w:tabs>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Proximity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&lt;3m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-0.1661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0.2767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0.548312  </w:t>
            </w:r>
          </w:p>
          <w:p w:rsidR="00000000" w:rsidDel="00000000" w:rsidP="00000000" w:rsidRDefault="00000000" w:rsidRPr="00000000" w14:paraId="00000220">
            <w:pPr>
              <w:jc w:val="center"/>
              <w:rPr>
                <w:rFonts w:ascii="Calibri" w:cs="Calibri" w:eastAsia="Calibri" w:hAnsi="Calibri"/>
                <w:sz w:val="24"/>
                <w:szCs w:val="24"/>
              </w:rPr>
            </w:pPr>
            <w:r w:rsidDel="00000000" w:rsidR="00000000" w:rsidRPr="00000000">
              <w:rPr>
                <w:rtl w:val="0"/>
              </w:rPr>
            </w:r>
          </w:p>
        </w:tc>
      </w:tr>
      <w:tr>
        <w:trPr>
          <w:cantSplit w:val="0"/>
          <w:trHeight w:val="24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1">
            <w:pPr>
              <w:tabs>
                <w:tab w:val="left" w:leader="none" w:pos="2408"/>
              </w:tabs>
              <w:jc w:val="center"/>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&lt;5m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0.1932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0.2376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0.813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0.416040</w:t>
            </w:r>
          </w:p>
          <w:p w:rsidR="00000000" w:rsidDel="00000000" w:rsidP="00000000" w:rsidRDefault="00000000" w:rsidRPr="00000000" w14:paraId="00000227">
            <w:pPr>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2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9">
      <w:pPr>
        <w:spacing w:after="160" w:line="259" w:lineRule="auto"/>
        <w:jc w:val="both"/>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lnNumType w:countBy="1" w:start="0" w:restart="continuous"/>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wennan Giraud" w:id="36" w:date="2025-12-03T08:50:17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table 3 ?</w:t>
      </w:r>
    </w:p>
  </w:comment>
  <w:comment w:author="Gwennan Giraud" w:id="2" w:date="2025-12-02T14:41:12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method and should not be in the result section.</w:t>
      </w:r>
    </w:p>
  </w:comment>
  <w:comment w:author="Gwennan Giraud" w:id="18" w:date="2025-12-02T15:20:57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also language model. You can go directly with what follow "indicating"</w:t>
      </w:r>
    </w:p>
  </w:comment>
  <w:comment w:author="Gwennan Giraud" w:id="20" w:date="2025-12-02T15:29:13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 what ? I guess non-tool foraging ?</w:t>
      </w:r>
    </w:p>
  </w:comment>
  <w:comment w:author="Gwennan Giraud" w:id="35" w:date="2025-12-03T08:48:41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haven't explain what this is. Is it useful to calculate your Guttman score or only the sum is important ? If only the sum is important, I would remove this.</w:t>
      </w:r>
    </w:p>
  </w:comment>
  <w:comment w:author="Gwennan Giraud" w:id="32" w:date="2025-12-03T08:34:25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say it already above. You don't need to repeat it again.</w:t>
      </w:r>
    </w:p>
  </w:comment>
  <w:comment w:author="Gwennan Giraud" w:id="31" w:date="2025-12-03T08:33:01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other behaviors ? too vague</w:t>
      </w:r>
    </w:p>
  </w:comment>
  <w:comment w:author="Gwennan Giraud" w:id="10" w:date="2025-12-02T14:53:58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being so precise above and not here ? It is quite unbalanced between your descriptions.</w:t>
      </w:r>
    </w:p>
  </w:comment>
  <w:comment w:author="Gwennan Giraud" w:id="37" w:date="2025-12-03T08:52:38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focal observation ? stay consistent</w:t>
      </w:r>
    </w:p>
  </w:comment>
  <w:comment w:author="Gwennan Giraud" w:id="34" w:date="2025-12-03T08:40:30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the intercept ?</w:t>
      </w:r>
    </w:p>
  </w:comment>
  <w:comment w:author="Gwennan Giraud" w:id="25" w:date="2025-12-02T16:14:56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this is easier to understand, making the sentence less heavy</w:t>
      </w:r>
    </w:p>
  </w:comment>
  <w:comment w:author="Gwennan Giraud" w:id="26" w:date="2025-12-03T08:24:29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I feel this is not what you mean, correct ? I think the formulation you use is confusing and you should to rephrase. Don't talk about dyad, say something like individual using one type of hand tend to be in close proximity of individuals using the opposite hand, or something like that.</w:t>
      </w:r>
    </w:p>
  </w:comment>
  <w:comment w:author="Gwennan Giraud" w:id="27" w:date="2025-12-03T08:28:43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though however: if they tend to switch hand, how do you know which hand the individuals nearby your focal was using the opposite hand ? I guess you have look at that only during oysters processing when they are using just one hand, correct ? you must to say it somewhere. At least in your methods and maybe also a quick reminder here.</w:t>
      </w:r>
    </w:p>
  </w:comment>
  <w:comment w:author="Gwennan Giraud" w:id="15" w:date="2025-12-02T15:24:12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that you told me that it is Ai generated, I am jumping directly to the next paragraph without further comments on this one. You get the idea.</w:t>
      </w:r>
    </w:p>
  </w:comment>
  <w:comment w:author="Gwennan Giraud" w:id="30" w:date="2025-12-03T08:32:31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sure this make sense based on my comment above.</w:t>
      </w:r>
    </w:p>
  </w:comment>
  <w:comment w:author="Gwennan Giraud" w:id="14" w:date="2025-12-02T15:07:13Z">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read the methods to understand this.</w:t>
      </w:r>
    </w:p>
  </w:comment>
  <w:comment w:author="Gwennan Giraud" w:id="19" w:date="2025-12-02T15:37:30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not understand what does that mean, you need to reformulate I think here. I certainly miss the method section here but still it is hard to understand.</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that hand-use preference and proximity particularly affect partner dyad handedness?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assume partner dyad handedness is a score?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yes, I don't think you need yet to give the direction (stone tool and close proximity) yet. It is coming in your next sentences, which is enough and less confusing.</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Moreover, your likelihood test does not give a direction isn't it ? Just that those metric have an effect, correct?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split your paragraph into two to separate the ideas: the first one talk about hand-use preference. The second one talk about close proximity. Try to reformulate your first sentence accordingly maybe.</w:t>
      </w:r>
    </w:p>
  </w:comment>
  <w:comment w:author="Gwennan Giraud" w:id="13" w:date="2025-12-02T15:06:01Z">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not call oyster processing a "pre-processing behavior". To me it is a processing behavior. But I would say, that's depend on what is your definition of a processing behavior then. You should to define it somewhere (not in the result section of course).</w:t>
      </w:r>
    </w:p>
  </w:comment>
  <w:comment w:author="Gwennan Giraud" w:id="0" w:date="2025-12-02T14:33:15Z">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it is macaques here, but Lydia likes usually when when we use Primates in the title, to have a broader impact</w:t>
      </w:r>
    </w:p>
  </w:comment>
  <w:comment w:author="Gwennan Giraud" w:id="17" w:date="2025-12-02T15:18:38Z">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you give the name of this model in your methods but usually when we give a name, it is a name related to your research question, not to the method you use. For instance, "Handedness model"</w:t>
      </w:r>
    </w:p>
  </w:comment>
  <w:comment w:author="Gwennan Giraud" w:id="12" w:date="2025-12-02T15:14:03Z">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understand that you use the technique to order your behaviors but I feel the way you have written your sentence might be interpreted differently. Maybe that worth to reformulate it a bit, something like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Guttman scaling technique attributes a score to each of the five processing behaviors, forming a near-cumulative hierarchical structure (...). We ordered these behaviors from the most simple ( food rubbing = 0.00) to the most complex (oyster processing = 0.80)."</w:t>
      </w:r>
    </w:p>
  </w:comment>
  <w:comment w:author="Gwennan Giraud" w:id="7" w:date="2025-12-03T08:19:38Z">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start to talk about that and then talk about the particularity of the oyster processing case. I feel this will be better for the flow.</w:t>
      </w:r>
    </w:p>
  </w:comment>
  <w:comment w:author="Gwennan Giraud" w:id="28" w:date="2025-12-03T08:30:50Z">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my comment above related to the fact they switch hand. You should make that clear.</w:t>
      </w:r>
    </w:p>
  </w:comment>
  <w:comment w:author="Gwennan Giraud" w:id="16" w:date="2025-12-02T15:16:57Z">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model language</w:t>
      </w:r>
    </w:p>
  </w:comment>
  <w:comment w:author="Gwennan Giraud" w:id="1" w:date="2025-12-02T15:03:12Z">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it is a kind of descriptive overview of your results but I feel</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this is would fit better with what comes just after on task complexity.</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this is quite unbalanced between your sections. You describe a lot the differences in handedness between your individuals and you do only two sentence regarding social dynamics and context which is quite general and do not really give results. I think this two sentences are perfect for your paragraph about Effects of behavioral context and spatial proximity on dyad handedness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Usually you give an overview of your main finding in your discussion section before interpreting them. I feel this is quite uncommon to do it in a result section.</w:t>
      </w:r>
    </w:p>
  </w:comment>
  <w:comment w:author="Gwennan Giraud" w:id="9" w:date="2025-12-02T14:52:45Z">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already say it above.</w:t>
      </w:r>
    </w:p>
  </w:comment>
  <w:comment w:author="Gwennan Giraud" w:id="11" w:date="2025-12-02T15:16:29Z">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leave this for the method section as well.</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Eventually, what you can give as a result is how you consider each behavior after getting their score. But this can go also in the methods, depending how you phrase it and depending on your research questions.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basically, I would let in the results only the two next paragraph, replace the sections of your first paragraph in the good sections, and move this one in the methods.</w:t>
      </w:r>
    </w:p>
  </w:comment>
  <w:comment w:author="Gwennan Giraud" w:id="29" w:date="2025-12-03T08:35:29Z">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for oyster foraging correct? give the good one for partner proximity here.</w:t>
      </w:r>
    </w:p>
  </w:comment>
  <w:comment w:author="Gwennan Giraud" w:id="24" w:date="2025-12-02T16:13:30Z">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generally it is more intuitive to use more likely in a sentence than less likely, in the sense that it is easier to understand when we use positive/active way of constructing a sentence that a negative/passive way. Do you understand what I mean? otherwise let me know</w:t>
      </w:r>
    </w:p>
  </w:comment>
  <w:comment w:author="Gwennan Giraud" w:id="8" w:date="2025-12-02T14:51:18Z">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stay consistent with the terms and use "complexity" again</w:t>
      </w:r>
    </w:p>
  </w:comment>
  <w:comment w:author="Gwennan Giraud" w:id="33" w:date="2025-12-03T08:36:48Z">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do not know yet bayesian models, I would be careful by using it here. You definitely need someone to check what you have done.</w:t>
      </w:r>
    </w:p>
  </w:comment>
  <w:comment w:author="Gwennan Giraud" w:id="38" w:date="2025-12-03T08:53:23Z">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round up those long values as you did above</w:t>
      </w:r>
    </w:p>
  </w:comment>
  <w:comment w:author="Gwennan Giraud" w:id="23" w:date="2025-12-02T16:09:37Z">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other activities? Take more space, divide your sentences. Lydia has the use to tell me "one idea, one sentence".</w:t>
      </w:r>
    </w:p>
  </w:comment>
  <w:comment w:author="Gwennan Giraud" w:id="22" w:date="2025-12-02T15:49:03Z">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another behavior on oysters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I would use this term once and the first time you use it, say something "oyster foraging hereafter" to avoid the repetition of this complicated term over your manuscript.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if you have nut foraging for instance, we would know from your methods that when you talk about oyster or nut foraging, it is with tools.</w:t>
      </w:r>
    </w:p>
  </w:comment>
  <w:comment w:author="Gwennan Giraud" w:id="6" w:date="2025-12-02T14:47:53Z">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give the percentage here.</w:t>
      </w:r>
    </w:p>
  </w:comment>
  <w:comment w:author="Gwennan Giraud" w:id="4" w:date="2025-12-02T14:45:35Z">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write it directly after the word ex: Right- (53%) and left- (47%) handed monkeys.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go with the one I have modified directly in your text.</w:t>
      </w:r>
    </w:p>
  </w:comment>
  <w:comment w:author="Gwennan Giraud" w:id="21" w:date="2025-12-02T16:05:46Z">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not the opposite ? It is what I understood from your sentence in the first paragraph.</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can use here the sentence in your first paragraph which was very well written.</w:t>
      </w:r>
    </w:p>
  </w:comment>
  <w:comment w:author="Gwennan Giraud" w:id="5" w:date="2025-12-02T14:47:15Z">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the percentage to stay consistent with what you have done just above</w:t>
      </w:r>
    </w:p>
  </w:comment>
  <w:comment w:author="Gwennan Giraud" w:id="3" w:date="2025-12-02T14:42:39Z">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also method, this should not be in the analysis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