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4B5359" w:rsidRDefault="00FC639E">
      <w:pPr>
        <w:spacing w:after="0" w:line="240" w:lineRule="auto"/>
        <w:jc w:val="both"/>
        <w:rPr>
          <w:sz w:val="24"/>
          <w:szCs w:val="24"/>
        </w:rPr>
      </w:pPr>
      <w:r>
        <w:rPr>
          <w:b/>
          <w:bCs/>
          <w:color w:val="000000"/>
          <w:sz w:val="24"/>
          <w:szCs w:val="24"/>
        </w:rPr>
        <w:t>Research Article </w:t>
      </w:r>
    </w:p>
    <w:p w14:paraId="00000002" w14:textId="77777777" w:rsidR="004B5359" w:rsidRDefault="004B5359">
      <w:pPr>
        <w:spacing w:after="0" w:line="240" w:lineRule="auto"/>
        <w:rPr>
          <w:sz w:val="24"/>
          <w:szCs w:val="24"/>
        </w:rPr>
      </w:pPr>
    </w:p>
    <w:p w14:paraId="00000003" w14:textId="77777777" w:rsidR="004B5359" w:rsidRDefault="00FC639E">
      <w:pPr>
        <w:spacing w:after="0" w:line="240" w:lineRule="auto"/>
        <w:jc w:val="both"/>
        <w:rPr>
          <w:sz w:val="24"/>
          <w:szCs w:val="24"/>
        </w:rPr>
      </w:pPr>
      <w:r>
        <w:rPr>
          <w:sz w:val="24"/>
          <w:szCs w:val="24"/>
        </w:rPr>
        <w:t>Stone Tool Use Facilitates Structured Handedness in Wild Macaques</w:t>
      </w:r>
    </w:p>
    <w:p w14:paraId="00000004" w14:textId="77777777" w:rsidR="004B5359" w:rsidRDefault="004B5359">
      <w:pPr>
        <w:spacing w:after="0" w:line="240" w:lineRule="auto"/>
        <w:rPr>
          <w:sz w:val="24"/>
          <w:szCs w:val="24"/>
        </w:rPr>
      </w:pPr>
    </w:p>
    <w:p w14:paraId="00000005" w14:textId="77777777" w:rsidR="004B5359" w:rsidRDefault="00FC639E">
      <w:pPr>
        <w:spacing w:after="0" w:line="240" w:lineRule="auto"/>
        <w:jc w:val="both"/>
        <w:rPr>
          <w:sz w:val="24"/>
          <w:szCs w:val="24"/>
        </w:rPr>
      </w:pPr>
      <w:r>
        <w:rPr>
          <w:b/>
          <w:bCs/>
          <w:sz w:val="24"/>
          <w:szCs w:val="24"/>
        </w:rPr>
        <w:t>A</w:t>
      </w:r>
      <w:r>
        <w:rPr>
          <w:b/>
          <w:bCs/>
          <w:color w:val="000000"/>
          <w:sz w:val="24"/>
          <w:szCs w:val="24"/>
        </w:rPr>
        <w:t>uthor list  </w:t>
      </w:r>
    </w:p>
    <w:p w14:paraId="00000006" w14:textId="77777777" w:rsidR="004B5359" w:rsidRDefault="004B5359">
      <w:pPr>
        <w:spacing w:after="0" w:line="240" w:lineRule="auto"/>
        <w:rPr>
          <w:sz w:val="24"/>
          <w:szCs w:val="24"/>
        </w:rPr>
      </w:pPr>
    </w:p>
    <w:p w14:paraId="00000007" w14:textId="77777777" w:rsidR="004B5359" w:rsidRDefault="00FC639E">
      <w:pPr>
        <w:spacing w:after="0" w:line="240" w:lineRule="auto"/>
        <w:jc w:val="both"/>
        <w:rPr>
          <w:sz w:val="24"/>
          <w:szCs w:val="24"/>
        </w:rPr>
      </w:pPr>
      <w:r>
        <w:rPr>
          <w:color w:val="000000"/>
          <w:sz w:val="24"/>
          <w:szCs w:val="24"/>
        </w:rPr>
        <w:t>Rohit Negi</w:t>
      </w:r>
      <w:r>
        <w:rPr>
          <w:color w:val="000000"/>
          <w:sz w:val="24"/>
          <w:szCs w:val="24"/>
          <w:vertAlign w:val="superscript"/>
        </w:rPr>
        <w:t>1</w:t>
      </w:r>
      <w:r>
        <w:rPr>
          <w:color w:val="000000"/>
          <w:sz w:val="24"/>
          <w:szCs w:val="24"/>
        </w:rPr>
        <w:t xml:space="preserve">, </w:t>
      </w:r>
      <w:proofErr w:type="spellStart"/>
      <w:r>
        <w:rPr>
          <w:color w:val="000000"/>
          <w:sz w:val="24"/>
          <w:szCs w:val="24"/>
        </w:rPr>
        <w:t>Suchinda</w:t>
      </w:r>
      <w:proofErr w:type="spellEnd"/>
      <w:r>
        <w:rPr>
          <w:color w:val="000000"/>
          <w:sz w:val="24"/>
          <w:szCs w:val="24"/>
        </w:rPr>
        <w:t xml:space="preserve"> Malaivijitnond</w:t>
      </w:r>
      <w:r>
        <w:rPr>
          <w:color w:val="000000"/>
          <w:sz w:val="24"/>
          <w:szCs w:val="24"/>
          <w:vertAlign w:val="superscript"/>
        </w:rPr>
        <w:t>2,3</w:t>
      </w:r>
      <w:r>
        <w:rPr>
          <w:color w:val="000000"/>
          <w:sz w:val="24"/>
          <w:szCs w:val="24"/>
        </w:rPr>
        <w:t>, Lydia V. Luncz</w:t>
      </w:r>
      <w:r>
        <w:rPr>
          <w:color w:val="000000"/>
          <w:sz w:val="24"/>
          <w:szCs w:val="24"/>
          <w:vertAlign w:val="superscript"/>
        </w:rPr>
        <w:t>1</w:t>
      </w:r>
    </w:p>
    <w:p w14:paraId="00000008" w14:textId="77777777" w:rsidR="004B5359" w:rsidRDefault="004B5359">
      <w:pPr>
        <w:spacing w:after="0" w:line="240" w:lineRule="auto"/>
        <w:rPr>
          <w:sz w:val="24"/>
          <w:szCs w:val="24"/>
        </w:rPr>
      </w:pPr>
    </w:p>
    <w:p w14:paraId="00000009" w14:textId="77777777" w:rsidR="004B5359" w:rsidRDefault="00FC639E">
      <w:pPr>
        <w:spacing w:after="0" w:line="240" w:lineRule="auto"/>
        <w:jc w:val="both"/>
        <w:rPr>
          <w:sz w:val="24"/>
          <w:szCs w:val="24"/>
        </w:rPr>
      </w:pPr>
      <w:r>
        <w:rPr>
          <w:b/>
          <w:bCs/>
          <w:color w:val="000000"/>
          <w:sz w:val="24"/>
          <w:szCs w:val="24"/>
        </w:rPr>
        <w:t>Affiliations </w:t>
      </w:r>
    </w:p>
    <w:p w14:paraId="0000000A" w14:textId="77777777" w:rsidR="004B5359" w:rsidRDefault="004B5359">
      <w:pPr>
        <w:spacing w:after="0" w:line="240" w:lineRule="auto"/>
        <w:rPr>
          <w:sz w:val="24"/>
          <w:szCs w:val="24"/>
        </w:rPr>
      </w:pPr>
    </w:p>
    <w:p w14:paraId="0000000B" w14:textId="77777777" w:rsidR="004B5359" w:rsidRDefault="00FC639E">
      <w:pPr>
        <w:spacing w:after="0" w:line="240" w:lineRule="auto"/>
        <w:jc w:val="both"/>
        <w:rPr>
          <w:sz w:val="24"/>
          <w:szCs w:val="24"/>
        </w:rPr>
      </w:pPr>
      <w:r>
        <w:rPr>
          <w:color w:val="000000"/>
          <w:sz w:val="24"/>
          <w:szCs w:val="24"/>
          <w:vertAlign w:val="superscript"/>
        </w:rPr>
        <w:t>1</w:t>
      </w:r>
      <w:r>
        <w:rPr>
          <w:color w:val="000000"/>
          <w:sz w:val="24"/>
          <w:szCs w:val="24"/>
        </w:rPr>
        <w:t>Technological Primates Research Group, Max Planck Institute of Evolutionary Anthropology, Leipzig, Germany</w:t>
      </w:r>
    </w:p>
    <w:p w14:paraId="0000000C" w14:textId="77777777" w:rsidR="004B5359" w:rsidRDefault="004B5359">
      <w:pPr>
        <w:spacing w:after="0" w:line="240" w:lineRule="auto"/>
        <w:rPr>
          <w:sz w:val="24"/>
          <w:szCs w:val="24"/>
        </w:rPr>
      </w:pPr>
    </w:p>
    <w:p w14:paraId="0000000D" w14:textId="77777777" w:rsidR="004B5359" w:rsidRDefault="00FC639E">
      <w:pPr>
        <w:spacing w:after="0" w:line="240" w:lineRule="auto"/>
        <w:jc w:val="both"/>
        <w:rPr>
          <w:sz w:val="24"/>
          <w:szCs w:val="24"/>
        </w:rPr>
      </w:pPr>
      <w:r>
        <w:rPr>
          <w:color w:val="000000"/>
          <w:sz w:val="24"/>
          <w:szCs w:val="24"/>
          <w:vertAlign w:val="superscript"/>
        </w:rPr>
        <w:t>2</w:t>
      </w:r>
      <w:r>
        <w:rPr>
          <w:color w:val="000000"/>
          <w:sz w:val="24"/>
          <w:szCs w:val="24"/>
        </w:rPr>
        <w:t>National Primate Research Center of Thailand, Chulalongkorn University,</w:t>
      </w:r>
    </w:p>
    <w:p w14:paraId="0000000E" w14:textId="77777777" w:rsidR="004B5359" w:rsidRDefault="00FC639E">
      <w:pPr>
        <w:spacing w:after="0" w:line="240" w:lineRule="auto"/>
        <w:jc w:val="both"/>
        <w:rPr>
          <w:sz w:val="24"/>
          <w:szCs w:val="24"/>
        </w:rPr>
      </w:pPr>
      <w:proofErr w:type="spellStart"/>
      <w:r>
        <w:rPr>
          <w:color w:val="000000"/>
          <w:sz w:val="24"/>
          <w:szCs w:val="24"/>
        </w:rPr>
        <w:t>Saraburi</w:t>
      </w:r>
      <w:proofErr w:type="spellEnd"/>
      <w:r>
        <w:rPr>
          <w:color w:val="000000"/>
          <w:sz w:val="24"/>
          <w:szCs w:val="24"/>
        </w:rPr>
        <w:t>, Thailand</w:t>
      </w:r>
    </w:p>
    <w:p w14:paraId="0000000F" w14:textId="77777777" w:rsidR="004B5359" w:rsidRDefault="004B5359">
      <w:pPr>
        <w:spacing w:after="0" w:line="240" w:lineRule="auto"/>
        <w:rPr>
          <w:sz w:val="24"/>
          <w:szCs w:val="24"/>
        </w:rPr>
      </w:pPr>
    </w:p>
    <w:p w14:paraId="00000010" w14:textId="77777777" w:rsidR="004B5359" w:rsidRDefault="00FC639E">
      <w:pPr>
        <w:spacing w:after="0" w:line="240" w:lineRule="auto"/>
        <w:jc w:val="both"/>
        <w:rPr>
          <w:sz w:val="24"/>
          <w:szCs w:val="24"/>
        </w:rPr>
      </w:pPr>
      <w:r>
        <w:rPr>
          <w:color w:val="000000"/>
          <w:sz w:val="24"/>
          <w:szCs w:val="24"/>
          <w:vertAlign w:val="superscript"/>
        </w:rPr>
        <w:t>3</w:t>
      </w:r>
      <w:r>
        <w:rPr>
          <w:color w:val="000000"/>
          <w:sz w:val="24"/>
          <w:szCs w:val="24"/>
        </w:rPr>
        <w:t>Department of Biology, Faculty of Science, Chulalongkorn University, Bangkok, Thailand</w:t>
      </w:r>
    </w:p>
    <w:p w14:paraId="00000011" w14:textId="77777777" w:rsidR="004B5359" w:rsidRDefault="004B5359">
      <w:pPr>
        <w:spacing w:after="0" w:line="240" w:lineRule="auto"/>
        <w:rPr>
          <w:sz w:val="24"/>
          <w:szCs w:val="24"/>
        </w:rPr>
      </w:pPr>
    </w:p>
    <w:p w14:paraId="00000012" w14:textId="77777777" w:rsidR="004B5359" w:rsidRDefault="00FC639E">
      <w:pPr>
        <w:spacing w:after="0" w:line="240" w:lineRule="auto"/>
        <w:jc w:val="both"/>
        <w:rPr>
          <w:sz w:val="24"/>
          <w:szCs w:val="24"/>
        </w:rPr>
      </w:pPr>
      <w:r>
        <w:rPr>
          <w:b/>
          <w:bCs/>
          <w:color w:val="000000"/>
          <w:sz w:val="24"/>
          <w:szCs w:val="24"/>
        </w:rPr>
        <w:t>Author for correspondence:</w:t>
      </w:r>
    </w:p>
    <w:p w14:paraId="00000013" w14:textId="77777777" w:rsidR="004B5359" w:rsidRDefault="004B5359">
      <w:pPr>
        <w:spacing w:after="0" w:line="240" w:lineRule="auto"/>
        <w:rPr>
          <w:sz w:val="24"/>
          <w:szCs w:val="24"/>
        </w:rPr>
      </w:pPr>
    </w:p>
    <w:p w14:paraId="00000014" w14:textId="77777777" w:rsidR="004B5359" w:rsidRDefault="00FC639E">
      <w:pPr>
        <w:spacing w:after="0" w:line="240" w:lineRule="auto"/>
        <w:jc w:val="both"/>
        <w:rPr>
          <w:sz w:val="24"/>
          <w:szCs w:val="24"/>
        </w:rPr>
      </w:pPr>
      <w:r>
        <w:rPr>
          <w:color w:val="000000"/>
          <w:sz w:val="24"/>
          <w:szCs w:val="24"/>
        </w:rPr>
        <w:t>Rohit Negi</w:t>
      </w:r>
    </w:p>
    <w:p w14:paraId="00000015" w14:textId="77777777" w:rsidR="004B5359" w:rsidRDefault="00FC639E">
      <w:pPr>
        <w:spacing w:after="0" w:line="240" w:lineRule="auto"/>
        <w:jc w:val="both"/>
        <w:rPr>
          <w:sz w:val="24"/>
          <w:szCs w:val="24"/>
        </w:rPr>
      </w:pPr>
      <w:r>
        <w:rPr>
          <w:color w:val="000000"/>
          <w:sz w:val="24"/>
          <w:szCs w:val="24"/>
        </w:rPr>
        <w:t>Email - rohit_negi@eva.mpg.de</w:t>
      </w:r>
    </w:p>
    <w:p w14:paraId="00000016" w14:textId="77777777" w:rsidR="004B5359" w:rsidRDefault="004B5359">
      <w:pPr>
        <w:spacing w:after="0" w:line="240" w:lineRule="auto"/>
        <w:rPr>
          <w:sz w:val="24"/>
          <w:szCs w:val="24"/>
        </w:rPr>
      </w:pPr>
    </w:p>
    <w:p w14:paraId="00000017" w14:textId="77777777" w:rsidR="004B5359" w:rsidRDefault="00FC639E">
      <w:pPr>
        <w:spacing w:after="0" w:line="240" w:lineRule="auto"/>
        <w:jc w:val="both"/>
        <w:rPr>
          <w:sz w:val="24"/>
          <w:szCs w:val="24"/>
        </w:rPr>
      </w:pPr>
      <w:r>
        <w:rPr>
          <w:b/>
          <w:bCs/>
          <w:color w:val="000000"/>
          <w:sz w:val="24"/>
          <w:szCs w:val="24"/>
        </w:rPr>
        <w:t>Keywords</w:t>
      </w:r>
    </w:p>
    <w:p w14:paraId="00000018" w14:textId="77777777" w:rsidR="004B5359" w:rsidRDefault="004B5359">
      <w:pPr>
        <w:spacing w:after="0" w:line="240" w:lineRule="auto"/>
        <w:rPr>
          <w:sz w:val="24"/>
          <w:szCs w:val="24"/>
        </w:rPr>
      </w:pPr>
    </w:p>
    <w:p w14:paraId="00000019" w14:textId="77777777" w:rsidR="004B5359" w:rsidRDefault="00FC639E">
      <w:pPr>
        <w:spacing w:after="0" w:line="240" w:lineRule="auto"/>
        <w:jc w:val="both"/>
        <w:rPr>
          <w:sz w:val="24"/>
          <w:szCs w:val="24"/>
        </w:rPr>
      </w:pPr>
      <w:r>
        <w:rPr>
          <w:color w:val="000000"/>
          <w:sz w:val="24"/>
          <w:szCs w:val="24"/>
        </w:rPr>
        <w:t>Handedness, task complexity, behavioral lateralization, stone tool-use, wild long-tailed macaques</w:t>
      </w:r>
    </w:p>
    <w:p w14:paraId="0000001A" w14:textId="77777777" w:rsidR="004B5359" w:rsidRDefault="004B5359">
      <w:pPr>
        <w:spacing w:after="0" w:line="240" w:lineRule="auto"/>
        <w:rPr>
          <w:sz w:val="24"/>
          <w:szCs w:val="24"/>
        </w:rPr>
      </w:pPr>
    </w:p>
    <w:p w14:paraId="0000001B" w14:textId="77777777" w:rsidR="004B5359" w:rsidRDefault="00FC639E">
      <w:pPr>
        <w:spacing w:after="0" w:line="240" w:lineRule="auto"/>
        <w:jc w:val="both"/>
        <w:rPr>
          <w:sz w:val="24"/>
          <w:szCs w:val="24"/>
        </w:rPr>
      </w:pPr>
      <w:sdt>
        <w:sdtPr>
          <w:tag w:val="goog_rdk_0"/>
          <w:id w:val="-164059009"/>
        </w:sdtPr>
        <w:sdtContent>
          <w:commentRangeStart w:id="0"/>
        </w:sdtContent>
      </w:sdt>
      <w:r>
        <w:rPr>
          <w:b/>
          <w:bCs/>
          <w:color w:val="000000"/>
          <w:sz w:val="24"/>
          <w:szCs w:val="24"/>
        </w:rPr>
        <w:t>Abstract</w:t>
      </w:r>
      <w:commentRangeEnd w:id="0"/>
      <w:r>
        <w:commentReference w:id="0"/>
      </w:r>
    </w:p>
    <w:p w14:paraId="0000001C" w14:textId="77777777" w:rsidR="004B5359" w:rsidRDefault="004B5359">
      <w:pPr>
        <w:spacing w:after="0" w:line="240" w:lineRule="auto"/>
        <w:rPr>
          <w:sz w:val="24"/>
          <w:szCs w:val="24"/>
        </w:rPr>
      </w:pPr>
    </w:p>
    <w:p w14:paraId="0000001D" w14:textId="77777777" w:rsidR="004B5359" w:rsidRDefault="00FC639E">
      <w:pPr>
        <w:spacing w:after="0" w:line="240" w:lineRule="auto"/>
        <w:jc w:val="both"/>
        <w:rPr>
          <w:sz w:val="24"/>
          <w:szCs w:val="24"/>
        </w:rPr>
      </w:pPr>
      <w:r>
        <w:rPr>
          <w:color w:val="000000"/>
          <w:sz w:val="24"/>
          <w:szCs w:val="24"/>
        </w:rPr>
        <w:t>Population-level right-handedness is a unique feature of human behavior. Most current frameworks of human handedness propose a multicausal origin</w:t>
      </w:r>
      <w:sdt>
        <w:sdtPr>
          <w:tag w:val="goog_rdk_1"/>
          <w:id w:val="108517391"/>
        </w:sdtPr>
        <w:sdtContent>
          <w:ins w:id="1" w:author="Tracy Kivell" w:date="2026-07-11T14:46:00Z">
            <w:r>
              <w:rPr>
                <w:color w:val="000000"/>
                <w:sz w:val="24"/>
                <w:szCs w:val="24"/>
              </w:rPr>
              <w:t xml:space="preserve"> but with </w:t>
            </w:r>
          </w:ins>
        </w:sdtContent>
      </w:sdt>
      <w:sdt>
        <w:sdtPr>
          <w:tag w:val="goog_rdk_2"/>
          <w:id w:val="52781856"/>
        </w:sdtPr>
        <w:sdtContent>
          <w:del w:id="2" w:author="Tracy Kivell" w:date="2026-07-11T14:46:00Z">
            <w:r>
              <w:rPr>
                <w:color w:val="000000"/>
                <w:sz w:val="24"/>
                <w:szCs w:val="24"/>
              </w:rPr>
              <w:delText xml:space="preserve">. Within these broader frameworks, </w:delText>
            </w:r>
          </w:del>
        </w:sdtContent>
      </w:sdt>
      <w:r>
        <w:rPr>
          <w:color w:val="000000"/>
          <w:sz w:val="24"/>
          <w:szCs w:val="24"/>
        </w:rPr>
        <w:t xml:space="preserve">tool-related </w:t>
      </w:r>
      <w:proofErr w:type="spellStart"/>
      <w:r>
        <w:rPr>
          <w:color w:val="000000"/>
          <w:sz w:val="24"/>
          <w:szCs w:val="24"/>
        </w:rPr>
        <w:t>behaviors</w:t>
      </w:r>
      <w:sdt>
        <w:sdtPr>
          <w:tag w:val="goog_rdk_3"/>
          <w:id w:val="-1011417027"/>
        </w:sdtPr>
        <w:sdtContent>
          <w:del w:id="3" w:author="Tracy Kivell" w:date="2026-07-11T14:46:00Z">
            <w:r>
              <w:rPr>
                <w:color w:val="000000"/>
                <w:sz w:val="24"/>
                <w:szCs w:val="24"/>
              </w:rPr>
              <w:delText xml:space="preserve"> are </w:delText>
            </w:r>
          </w:del>
        </w:sdtContent>
      </w:sdt>
      <w:r>
        <w:rPr>
          <w:color w:val="000000"/>
          <w:sz w:val="24"/>
          <w:szCs w:val="24"/>
        </w:rPr>
        <w:t>considered</w:t>
      </w:r>
      <w:proofErr w:type="spellEnd"/>
      <w:r>
        <w:rPr>
          <w:color w:val="000000"/>
          <w:sz w:val="24"/>
          <w:szCs w:val="24"/>
        </w:rPr>
        <w:t xml:space="preserve"> a central driver. </w:t>
      </w:r>
      <w:sdt>
        <w:sdtPr>
          <w:tag w:val="goog_rdk_4"/>
          <w:id w:val="864086908"/>
        </w:sdtPr>
        <w:sdtContent>
          <w:commentRangeStart w:id="4"/>
        </w:sdtContent>
      </w:sdt>
      <w:r>
        <w:rPr>
          <w:color w:val="000000"/>
          <w:sz w:val="24"/>
          <w:szCs w:val="24"/>
        </w:rPr>
        <w:t>Tool-use often requires the two hands to perform different but coordinated roles. When access to key resources depend on tool-use, repeated engagement in these behaviors result in increasingly strong individual-level lateralization. Highly lateralized individuals may then provide the context in which other evolutionary factors may interact to shape broader population-level patterns of handedness.</w:t>
      </w:r>
      <w:commentRangeEnd w:id="4"/>
      <w:r>
        <w:commentReference w:id="4"/>
      </w:r>
      <w:r>
        <w:rPr>
          <w:color w:val="000000"/>
          <w:sz w:val="24"/>
          <w:szCs w:val="24"/>
        </w:rPr>
        <w:t xml:space="preserve"> Here, we studied how technological and socio-ecological factors interact to shape handedness patterns in a stone</w:t>
      </w:r>
      <w:sdt>
        <w:sdtPr>
          <w:tag w:val="goog_rdk_5"/>
          <w:id w:val="-756103016"/>
        </w:sdtPr>
        <w:sdtContent>
          <w:del w:id="5" w:author="Tracy Kivell" w:date="2026-07-11T14:47:00Z">
            <w:r>
              <w:rPr>
                <w:color w:val="000000"/>
                <w:sz w:val="24"/>
                <w:szCs w:val="24"/>
              </w:rPr>
              <w:delText>-</w:delText>
            </w:r>
          </w:del>
        </w:sdtContent>
      </w:sdt>
      <w:sdt>
        <w:sdtPr>
          <w:tag w:val="goog_rdk_6"/>
          <w:id w:val="-167845715"/>
        </w:sdtPr>
        <w:sdtContent>
          <w:sdt>
            <w:sdtPr>
              <w:tag w:val="goog_rdk_7"/>
              <w:id w:val="22826"/>
            </w:sdtPr>
            <w:sdtContent>
              <w:ins w:id="6" w:author="Tracy Kivell" w:date="2026-07-11T14:47:00Z">
                <w:r>
                  <w:rPr>
                    <w:sz w:val="24"/>
                    <w:szCs w:val="24"/>
                    <w:rPrChange w:id="7" w:author="Tracy Kivell" w:date="2026-07-11T14:47:00Z">
                      <w:rPr>
                        <w:color w:val="000000"/>
                        <w:sz w:val="24"/>
                        <w:szCs w:val="24"/>
                      </w:rPr>
                    </w:rPrChange>
                  </w:rPr>
                  <w:t xml:space="preserve"> </w:t>
                </w:r>
              </w:ins>
            </w:sdtContent>
          </w:sdt>
        </w:sdtContent>
      </w:sdt>
      <w:r>
        <w:rPr>
          <w:color w:val="000000"/>
          <w:sz w:val="24"/>
          <w:szCs w:val="24"/>
        </w:rPr>
        <w:t>tool</w:t>
      </w:r>
      <w:sdt>
        <w:sdtPr>
          <w:tag w:val="goog_rdk_8"/>
          <w:id w:val="-774296020"/>
        </w:sdtPr>
        <w:sdtContent>
          <w:sdt>
            <w:sdtPr>
              <w:tag w:val="goog_rdk_9"/>
              <w:id w:val="-84737662"/>
            </w:sdtPr>
            <w:sdtContent>
              <w:ins w:id="8" w:author="Tracy Kivell" w:date="2026-07-11T14:47:00Z">
                <w:r>
                  <w:rPr>
                    <w:sz w:val="24"/>
                    <w:szCs w:val="24"/>
                    <w:rPrChange w:id="9" w:author="Tracy Kivell" w:date="2026-07-11T14:47:00Z">
                      <w:rPr>
                        <w:color w:val="000000"/>
                        <w:sz w:val="24"/>
                        <w:szCs w:val="24"/>
                      </w:rPr>
                    </w:rPrChange>
                  </w:rPr>
                  <w:t>-</w:t>
                </w:r>
              </w:ins>
            </w:sdtContent>
          </w:sdt>
        </w:sdtContent>
      </w:sdt>
      <w:sdt>
        <w:sdtPr>
          <w:tag w:val="goog_rdk_10"/>
          <w:id w:val="-547566317"/>
        </w:sdtPr>
        <w:sdtContent>
          <w:del w:id="10" w:author="Tracy Kivell" w:date="2026-07-11T14:47:00Z">
            <w:r>
              <w:rPr>
                <w:color w:val="000000"/>
                <w:sz w:val="24"/>
                <w:szCs w:val="24"/>
              </w:rPr>
              <w:delText xml:space="preserve"> </w:delText>
            </w:r>
          </w:del>
        </w:sdtContent>
      </w:sdt>
      <w:r>
        <w:rPr>
          <w:color w:val="000000"/>
          <w:sz w:val="24"/>
          <w:szCs w:val="24"/>
        </w:rPr>
        <w:t>using wild population of long-tailed macaques (</w:t>
      </w:r>
      <w:proofErr w:type="spellStart"/>
      <w:r>
        <w:rPr>
          <w:i/>
          <w:iCs/>
          <w:color w:val="000000"/>
          <w:sz w:val="24"/>
          <w:szCs w:val="24"/>
        </w:rPr>
        <w:t>Macaca</w:t>
      </w:r>
      <w:proofErr w:type="spellEnd"/>
      <w:r>
        <w:rPr>
          <w:i/>
          <w:iCs/>
          <w:color w:val="000000"/>
          <w:sz w:val="24"/>
          <w:szCs w:val="24"/>
        </w:rPr>
        <w:t xml:space="preserve"> </w:t>
      </w:r>
      <w:proofErr w:type="spellStart"/>
      <w:r>
        <w:rPr>
          <w:i/>
          <w:iCs/>
          <w:color w:val="000000"/>
          <w:sz w:val="24"/>
          <w:szCs w:val="24"/>
        </w:rPr>
        <w:t>fascicularis</w:t>
      </w:r>
      <w:proofErr w:type="spellEnd"/>
      <w:r>
        <w:rPr>
          <w:color w:val="000000"/>
          <w:sz w:val="24"/>
          <w:szCs w:val="24"/>
        </w:rPr>
        <w:t xml:space="preserve">). We studied five different foraging behaviors, ranked with increasing complexity in order of mechanical and motor demands: food-rubbing, food-pounding, food-washing, and two stone-tool behaviors (nut cracking and oyster foraging). We quantified hand use across these behaviors to examine how task complexity relates to handedness expression. Handedness strength of individuals increased significantly with task complexity. Adult macaques exhibited exclusive hand preferences during complex tool-use </w:t>
      </w:r>
      <w:r>
        <w:rPr>
          <w:color w:val="000000"/>
          <w:sz w:val="24"/>
          <w:szCs w:val="24"/>
        </w:rPr>
        <w:lastRenderedPageBreak/>
        <w:t xml:space="preserve">behaviors such as oyster processing. Right- and left-handed individuals occurred in nearly equal proportions. Furthermore, we observed that hand preference shaped social foraging dynamics. Opposite-handed individuals were more likely to forage near one another during stone-tool-assisted oyster foraging. Oyster foraging occurs on exposed rocky shores </w:t>
      </w:r>
      <w:sdt>
        <w:sdtPr>
          <w:tag w:val="goog_rdk_11"/>
          <w:id w:val="-1833162852"/>
        </w:sdtPr>
        <w:sdtContent>
          <w:commentRangeStart w:id="11"/>
        </w:sdtContent>
      </w:sdt>
      <w:r>
        <w:rPr>
          <w:color w:val="000000"/>
          <w:sz w:val="24"/>
          <w:szCs w:val="24"/>
        </w:rPr>
        <w:t>where predation risk favors foraging near conspecifics</w:t>
      </w:r>
      <w:commentRangeEnd w:id="11"/>
      <w:r>
        <w:commentReference w:id="11"/>
      </w:r>
      <w:r>
        <w:rPr>
          <w:color w:val="000000"/>
          <w:sz w:val="24"/>
          <w:szCs w:val="24"/>
        </w:rPr>
        <w:t>. Oysters are fixed to the substrate and vary in orientation, making some strike angles easier to exploit with one hand than the other. Our findings indicate that complex tasks highlight distinct individual handedness, while socio-ecological conditions may support the coexistence of varying hand preferences in macaques. Together, these results demonstrate how technological and socio-ecological factors interact to shape handedness within groups of non-human primates.</w:t>
      </w:r>
    </w:p>
    <w:p w14:paraId="0000001E" w14:textId="77777777" w:rsidR="004B5359" w:rsidRDefault="004B5359">
      <w:pPr>
        <w:spacing w:after="0" w:line="240" w:lineRule="auto"/>
        <w:rPr>
          <w:sz w:val="24"/>
          <w:szCs w:val="24"/>
        </w:rPr>
      </w:pPr>
    </w:p>
    <w:p w14:paraId="0000001F" w14:textId="77777777" w:rsidR="004B5359" w:rsidRDefault="00FC639E">
      <w:pPr>
        <w:spacing w:after="0" w:line="240" w:lineRule="auto"/>
        <w:jc w:val="both"/>
        <w:rPr>
          <w:b/>
          <w:bCs/>
          <w:sz w:val="24"/>
          <w:szCs w:val="24"/>
        </w:rPr>
      </w:pPr>
      <w:r>
        <w:rPr>
          <w:b/>
          <w:bCs/>
          <w:sz w:val="24"/>
          <w:szCs w:val="24"/>
        </w:rPr>
        <w:t xml:space="preserve">Introduction </w:t>
      </w:r>
    </w:p>
    <w:p w14:paraId="00000020" w14:textId="77777777" w:rsidR="004B5359" w:rsidRDefault="004B5359">
      <w:pPr>
        <w:spacing w:after="0" w:line="240" w:lineRule="auto"/>
        <w:jc w:val="both"/>
        <w:rPr>
          <w:sz w:val="24"/>
          <w:szCs w:val="24"/>
        </w:rPr>
      </w:pPr>
    </w:p>
    <w:p w14:paraId="00000021" w14:textId="77777777" w:rsidR="004B5359" w:rsidRDefault="00FC639E">
      <w:pPr>
        <w:spacing w:after="0" w:line="240" w:lineRule="auto"/>
        <w:jc w:val="both"/>
        <w:rPr>
          <w:sz w:val="24"/>
          <w:szCs w:val="24"/>
        </w:rPr>
      </w:pPr>
      <w:r>
        <w:rPr>
          <w:sz w:val="24"/>
          <w:szCs w:val="24"/>
        </w:rPr>
        <w:t>Across all human societies, there is a strong propensity for behavioral lateralization. It is most clearly expressed as a population-level right-hand bias for skilled, coordinated, and sequential manual actions (</w:t>
      </w:r>
      <w:proofErr w:type="spellStart"/>
      <w:r>
        <w:rPr>
          <w:sz w:val="24"/>
          <w:szCs w:val="24"/>
          <w:u w:val="single"/>
        </w:rPr>
        <w:t>Papadatou-Pastou</w:t>
      </w:r>
      <w:proofErr w:type="spellEnd"/>
      <w:r>
        <w:rPr>
          <w:sz w:val="24"/>
          <w:szCs w:val="24"/>
          <w:u w:val="single"/>
        </w:rPr>
        <w:t xml:space="preserve"> et al., 2020</w:t>
      </w:r>
      <w:r>
        <w:rPr>
          <w:sz w:val="24"/>
          <w:szCs w:val="24"/>
        </w:rPr>
        <w:t xml:space="preserve">). </w:t>
      </w:r>
      <w:sdt>
        <w:sdtPr>
          <w:tag w:val="goog_rdk_12"/>
          <w:id w:val="-659892890"/>
        </w:sdtPr>
        <w:sdtContent>
          <w:commentRangeStart w:id="12"/>
        </w:sdtContent>
      </w:sdt>
      <w:r>
        <w:rPr>
          <w:sz w:val="24"/>
          <w:szCs w:val="24"/>
        </w:rPr>
        <w:t>This pronounced and consistent pattern distinguishes humans from other primates and represents one of the clearest examples of population-level behavioral asymmetry.</w:t>
      </w:r>
      <w:commentRangeEnd w:id="12"/>
      <w:r>
        <w:commentReference w:id="12"/>
      </w:r>
      <w:r>
        <w:rPr>
          <w:sz w:val="24"/>
          <w:szCs w:val="24"/>
        </w:rPr>
        <w:t xml:space="preserve"> Despite its ubiquity, the evolutionary processes that produced this pattern remain unresolved, generating substantial empirical and theoretical debate regarding the selective pressures that shaped human handedness.</w:t>
      </w:r>
    </w:p>
    <w:p w14:paraId="00000022" w14:textId="77777777" w:rsidR="004B5359" w:rsidRDefault="004B5359">
      <w:pPr>
        <w:spacing w:after="0" w:line="240" w:lineRule="auto"/>
        <w:jc w:val="both"/>
        <w:rPr>
          <w:sz w:val="24"/>
          <w:szCs w:val="24"/>
        </w:rPr>
      </w:pPr>
    </w:p>
    <w:p w14:paraId="00000023" w14:textId="77777777" w:rsidR="004B5359" w:rsidRDefault="00FC639E">
      <w:pPr>
        <w:spacing w:after="0" w:line="240" w:lineRule="auto"/>
        <w:jc w:val="both"/>
        <w:rPr>
          <w:sz w:val="24"/>
          <w:szCs w:val="24"/>
        </w:rPr>
      </w:pPr>
      <w:r>
        <w:rPr>
          <w:sz w:val="24"/>
          <w:szCs w:val="24"/>
        </w:rPr>
        <w:t>Human handedness has deep evolutionary roots in the hominin lineage (</w:t>
      </w:r>
      <w:r>
        <w:rPr>
          <w:sz w:val="24"/>
          <w:szCs w:val="24"/>
          <w:u w:val="single"/>
        </w:rPr>
        <w:t>F</w:t>
      </w:r>
      <w:sdt>
        <w:sdtPr>
          <w:tag w:val="goog_rdk_13"/>
          <w:id w:val="-2137088866"/>
        </w:sdtPr>
        <w:sdtContent>
          <w:commentRangeStart w:id="13"/>
        </w:sdtContent>
      </w:sdt>
      <w:r>
        <w:rPr>
          <w:sz w:val="24"/>
          <w:szCs w:val="24"/>
          <w:u w:val="single"/>
        </w:rPr>
        <w:t>rayer et al., 2012; Lozano et al., 2017</w:t>
      </w:r>
      <w:commentRangeEnd w:id="13"/>
      <w:r>
        <w:commentReference w:id="13"/>
      </w:r>
      <w:r>
        <w:rPr>
          <w:sz w:val="24"/>
          <w:szCs w:val="24"/>
        </w:rPr>
        <w:t>). Patterns of asymmetry in stone tools, cut marks on bones, and dental wear suggest increasing right-hand dominance with the emergence of more complex, bimanual technologies and the social transmission of tool-use skills (</w:t>
      </w:r>
      <w:r>
        <w:rPr>
          <w:sz w:val="24"/>
          <w:szCs w:val="24"/>
          <w:u w:val="single"/>
        </w:rPr>
        <w:t>Frayer et al., 2012, 2016</w:t>
      </w:r>
      <w:r>
        <w:rPr>
          <w:sz w:val="24"/>
          <w:szCs w:val="24"/>
        </w:rPr>
        <w:t>). Rather than arising from a single selective pressure, most current frameworks propose a multicausal origin for human handedness (</w:t>
      </w:r>
      <w:proofErr w:type="spellStart"/>
      <w:r>
        <w:rPr>
          <w:sz w:val="24"/>
          <w:szCs w:val="24"/>
        </w:rPr>
        <w:t>Püschel</w:t>
      </w:r>
      <w:proofErr w:type="spellEnd"/>
      <w:r>
        <w:rPr>
          <w:sz w:val="24"/>
          <w:szCs w:val="24"/>
        </w:rPr>
        <w:t xml:space="preserve"> et al., 2026). Tool use, bipedalism, bimanual coordination, gestural communication, and brain expansion</w:t>
      </w:r>
      <w:sdt>
        <w:sdtPr>
          <w:tag w:val="goog_rdk_14"/>
          <w:id w:val="985310016"/>
        </w:sdtPr>
        <w:sdtContent>
          <w:ins w:id="14" w:author="Tracy Kivell" w:date="2026-07-11T15:02:00Z">
            <w:r>
              <w:rPr>
                <w:sz w:val="24"/>
                <w:szCs w:val="24"/>
              </w:rPr>
              <w:t xml:space="preserve"> and lateralization,</w:t>
            </w:r>
          </w:ins>
        </w:sdtContent>
      </w:sdt>
      <w:r>
        <w:rPr>
          <w:sz w:val="24"/>
          <w:szCs w:val="24"/>
        </w:rPr>
        <w:t xml:space="preserve"> have likely interacted over time to produce the populational</w:t>
      </w:r>
      <w:sdt>
        <w:sdtPr>
          <w:tag w:val="goog_rdk_15"/>
          <w:id w:val="17155225"/>
        </w:sdtPr>
        <w:sdtContent>
          <w:ins w:id="15" w:author="Tracy Kivell" w:date="2026-07-11T15:02:00Z">
            <w:r>
              <w:rPr>
                <w:sz w:val="24"/>
                <w:szCs w:val="24"/>
              </w:rPr>
              <w:t>-</w:t>
            </w:r>
          </w:ins>
        </w:sdtContent>
      </w:sdt>
      <w:sdt>
        <w:sdtPr>
          <w:tag w:val="goog_rdk_16"/>
          <w:id w:val="-600697238"/>
        </w:sdtPr>
        <w:sdtContent>
          <w:del w:id="16" w:author="Tracy Kivell" w:date="2026-07-11T15:02:00Z">
            <w:r>
              <w:rPr>
                <w:sz w:val="24"/>
                <w:szCs w:val="24"/>
              </w:rPr>
              <w:delText xml:space="preserve"> </w:delText>
            </w:r>
          </w:del>
        </w:sdtContent>
      </w:sdt>
      <w:r>
        <w:rPr>
          <w:sz w:val="24"/>
          <w:szCs w:val="24"/>
        </w:rPr>
        <w:t>level right hand bias in modern humans (</w:t>
      </w:r>
      <w:proofErr w:type="spellStart"/>
      <w:r>
        <w:rPr>
          <w:sz w:val="24"/>
          <w:szCs w:val="24"/>
        </w:rPr>
        <w:t>Bailoo</w:t>
      </w:r>
      <w:proofErr w:type="spellEnd"/>
      <w:r>
        <w:rPr>
          <w:sz w:val="24"/>
          <w:szCs w:val="24"/>
        </w:rPr>
        <w:t xml:space="preserve"> et al., 2019; </w:t>
      </w:r>
      <w:proofErr w:type="spellStart"/>
      <w:r>
        <w:rPr>
          <w:sz w:val="24"/>
          <w:szCs w:val="24"/>
        </w:rPr>
        <w:t>Braccini</w:t>
      </w:r>
      <w:proofErr w:type="spellEnd"/>
      <w:r>
        <w:rPr>
          <w:sz w:val="24"/>
          <w:szCs w:val="24"/>
        </w:rPr>
        <w:t xml:space="preserve"> et al., 2010; Díaz et al., 2021; </w:t>
      </w:r>
      <w:proofErr w:type="spellStart"/>
      <w:r>
        <w:rPr>
          <w:sz w:val="24"/>
          <w:szCs w:val="24"/>
        </w:rPr>
        <w:t>Prieur</w:t>
      </w:r>
      <w:proofErr w:type="spellEnd"/>
      <w:r>
        <w:rPr>
          <w:sz w:val="24"/>
          <w:szCs w:val="24"/>
        </w:rPr>
        <w:t xml:space="preserve"> et al., 2020).</w:t>
      </w:r>
    </w:p>
    <w:p w14:paraId="00000024" w14:textId="77777777" w:rsidR="004B5359" w:rsidRDefault="004B5359">
      <w:pPr>
        <w:spacing w:after="0" w:line="240" w:lineRule="auto"/>
        <w:jc w:val="both"/>
        <w:rPr>
          <w:sz w:val="24"/>
          <w:szCs w:val="24"/>
        </w:rPr>
      </w:pPr>
    </w:p>
    <w:p w14:paraId="00000025" w14:textId="77777777" w:rsidR="004B5359" w:rsidRDefault="00FC639E">
      <w:pPr>
        <w:spacing w:after="0" w:line="240" w:lineRule="auto"/>
        <w:jc w:val="both"/>
        <w:rPr>
          <w:sz w:val="24"/>
          <w:szCs w:val="24"/>
        </w:rPr>
      </w:pPr>
      <w:r>
        <w:rPr>
          <w:sz w:val="24"/>
          <w:szCs w:val="24"/>
        </w:rPr>
        <w:t>Population-level handedness emerges from the hand preferences of individuals. Before an entire population can become biased toward one hand, individuals must first develop strong and consistent hand preferences. Identifying the processes that facilitate the expression of handedness at an individual-level is therefore an important step toward understanding the evolution of population-level handedness patterns (</w:t>
      </w:r>
      <w:proofErr w:type="spellStart"/>
      <w:r>
        <w:rPr>
          <w:sz w:val="24"/>
          <w:szCs w:val="24"/>
        </w:rPr>
        <w:t>Ströckens</w:t>
      </w:r>
      <w:proofErr w:type="spellEnd"/>
      <w:r>
        <w:rPr>
          <w:sz w:val="24"/>
          <w:szCs w:val="24"/>
        </w:rPr>
        <w:t xml:space="preserve"> et al., 2013). </w:t>
      </w:r>
      <w:sdt>
        <w:sdtPr>
          <w:tag w:val="goog_rdk_17"/>
          <w:id w:val="908274812"/>
        </w:sdtPr>
        <w:sdtContent>
          <w:commentRangeStart w:id="17"/>
        </w:sdtContent>
      </w:sdt>
      <w:r>
        <w:rPr>
          <w:sz w:val="24"/>
          <w:szCs w:val="24"/>
        </w:rPr>
        <w:t>Comparative and evolutionary frameworks suggest that individuals become handed when they engage in behaviors that require high levels of motor precision and cognitive control</w:t>
      </w:r>
      <w:commentRangeEnd w:id="17"/>
      <w:r>
        <w:commentReference w:id="17"/>
      </w:r>
      <w:r>
        <w:rPr>
          <w:sz w:val="24"/>
          <w:szCs w:val="24"/>
        </w:rPr>
        <w:t xml:space="preserve"> (</w:t>
      </w:r>
      <w:proofErr w:type="spellStart"/>
      <w:r>
        <w:rPr>
          <w:sz w:val="24"/>
          <w:szCs w:val="24"/>
        </w:rPr>
        <w:t>MacNeilage</w:t>
      </w:r>
      <w:proofErr w:type="spellEnd"/>
      <w:r>
        <w:rPr>
          <w:sz w:val="24"/>
          <w:szCs w:val="24"/>
        </w:rPr>
        <w:t xml:space="preserve"> et al., 1987; Napier, 1962). </w:t>
      </w:r>
    </w:p>
    <w:p w14:paraId="00000026" w14:textId="77777777" w:rsidR="004B5359" w:rsidRDefault="004B5359">
      <w:pPr>
        <w:spacing w:after="0" w:line="240" w:lineRule="auto"/>
        <w:jc w:val="both"/>
        <w:rPr>
          <w:sz w:val="24"/>
          <w:szCs w:val="24"/>
        </w:rPr>
      </w:pPr>
    </w:p>
    <w:p w14:paraId="00000027" w14:textId="77777777" w:rsidR="004B5359" w:rsidRDefault="00FC639E">
      <w:pPr>
        <w:spacing w:after="0" w:line="240" w:lineRule="auto"/>
        <w:jc w:val="both"/>
        <w:rPr>
          <w:sz w:val="24"/>
          <w:szCs w:val="24"/>
        </w:rPr>
      </w:pPr>
      <w:r>
        <w:rPr>
          <w:sz w:val="24"/>
          <w:szCs w:val="24"/>
        </w:rPr>
        <w:t xml:space="preserve">A central framework in this discussion is the concept of task complexity, which states that behaviors requiring greater motor precision, sequential actions, or differentiated roles between the hands should promote stronger hand preferences than simpler manual behaviors (Fagot &amp; </w:t>
      </w:r>
      <w:proofErr w:type="spellStart"/>
      <w:r>
        <w:rPr>
          <w:sz w:val="24"/>
          <w:szCs w:val="24"/>
        </w:rPr>
        <w:t>Vauclair</w:t>
      </w:r>
      <w:proofErr w:type="spellEnd"/>
      <w:r>
        <w:rPr>
          <w:sz w:val="24"/>
          <w:szCs w:val="24"/>
        </w:rPr>
        <w:t xml:space="preserve">, 1991; Frost, 1980). Many non-human primate species (hereafter primates) routinely </w:t>
      </w:r>
      <w:r>
        <w:rPr>
          <w:sz w:val="24"/>
          <w:szCs w:val="24"/>
        </w:rPr>
        <w:lastRenderedPageBreak/>
        <w:t>perform complex manual tasks, such as extractive foraging, that place high demands on motor precision and coordination (</w:t>
      </w:r>
      <w:r>
        <w:rPr>
          <w:sz w:val="24"/>
          <w:szCs w:val="24"/>
          <w:u w:val="single"/>
        </w:rPr>
        <w:t xml:space="preserve">Das et al., 2020; </w:t>
      </w:r>
      <w:proofErr w:type="spellStart"/>
      <w:r>
        <w:rPr>
          <w:sz w:val="24"/>
          <w:szCs w:val="24"/>
          <w:u w:val="single"/>
        </w:rPr>
        <w:t>Heldstab</w:t>
      </w:r>
      <w:proofErr w:type="spellEnd"/>
      <w:r>
        <w:rPr>
          <w:sz w:val="24"/>
          <w:szCs w:val="24"/>
          <w:u w:val="single"/>
        </w:rPr>
        <w:t xml:space="preserve"> et al., 2016; Motes Rodrigo et al., 2018; </w:t>
      </w:r>
      <w:proofErr w:type="spellStart"/>
      <w:r>
        <w:rPr>
          <w:sz w:val="24"/>
          <w:szCs w:val="24"/>
          <w:u w:val="single"/>
        </w:rPr>
        <w:t>Schmidlin</w:t>
      </w:r>
      <w:proofErr w:type="spellEnd"/>
      <w:r>
        <w:rPr>
          <w:sz w:val="24"/>
          <w:szCs w:val="24"/>
          <w:u w:val="single"/>
        </w:rPr>
        <w:t xml:space="preserve"> et al., 2011</w:t>
      </w:r>
      <w:r>
        <w:rPr>
          <w:sz w:val="24"/>
          <w:szCs w:val="24"/>
        </w:rPr>
        <w:t>). Under the task complexity framework, such primate species would be expected to show strong individual level handedness.</w:t>
      </w:r>
    </w:p>
    <w:p w14:paraId="00000028" w14:textId="77777777" w:rsidR="004B5359" w:rsidRDefault="004B5359">
      <w:pPr>
        <w:spacing w:after="0" w:line="240" w:lineRule="auto"/>
        <w:jc w:val="both"/>
        <w:rPr>
          <w:sz w:val="24"/>
          <w:szCs w:val="24"/>
        </w:rPr>
      </w:pPr>
    </w:p>
    <w:p w14:paraId="00000029" w14:textId="77777777" w:rsidR="004B5359" w:rsidRDefault="00FC639E">
      <w:pPr>
        <w:spacing w:after="0" w:line="240" w:lineRule="auto"/>
        <w:jc w:val="both"/>
        <w:rPr>
          <w:sz w:val="24"/>
          <w:szCs w:val="24"/>
        </w:rPr>
      </w:pPr>
      <w:r>
        <w:rPr>
          <w:sz w:val="24"/>
          <w:szCs w:val="24"/>
        </w:rPr>
        <w:t>Large comparative studies have tested this prediction predominantly on captive primates using standardized tube task: a complex bimanual coordination task in which individuals hold a tube with one hand while extracting food with the other. Across these studies, primates frequently exhibited individual hand preferences but did not consistently develop aligned population-level handedness patterns (</w:t>
      </w:r>
      <w:r>
        <w:rPr>
          <w:sz w:val="24"/>
          <w:szCs w:val="24"/>
          <w:u w:val="single"/>
        </w:rPr>
        <w:t>Caspar et al., 2022; Soto et al., 2022</w:t>
      </w:r>
      <w:r>
        <w:rPr>
          <w:sz w:val="24"/>
          <w:szCs w:val="24"/>
        </w:rPr>
        <w:t>). The strength of individual handedness varied across species, with average absolute handedness values ranging from 0.26–0.77 (but see the values for highly arboreal species). In contrast, humans exhibit exceptionally strong individual handedness (0.95), which means humans almost always use a preferred hand for complex manual tasks (</w:t>
      </w:r>
      <w:hyperlink r:id="rId8">
        <w:r>
          <w:rPr>
            <w:sz w:val="24"/>
            <w:szCs w:val="24"/>
            <w:u w:val="single"/>
          </w:rPr>
          <w:t xml:space="preserve">Cochet and </w:t>
        </w:r>
        <w:proofErr w:type="spellStart"/>
        <w:r>
          <w:rPr>
            <w:sz w:val="24"/>
            <w:szCs w:val="24"/>
            <w:u w:val="single"/>
          </w:rPr>
          <w:t>Vauclair</w:t>
        </w:r>
        <w:proofErr w:type="spellEnd"/>
        <w:r>
          <w:rPr>
            <w:sz w:val="24"/>
            <w:szCs w:val="24"/>
            <w:u w:val="single"/>
          </w:rPr>
          <w:t>, 2012</w:t>
        </w:r>
      </w:hyperlink>
      <w:r>
        <w:rPr>
          <w:sz w:val="24"/>
          <w:szCs w:val="24"/>
        </w:rPr>
        <w:t xml:space="preserve">). These findings suggest that complex manual </w:t>
      </w:r>
      <w:proofErr w:type="spellStart"/>
      <w:r>
        <w:rPr>
          <w:sz w:val="24"/>
          <w:szCs w:val="24"/>
        </w:rPr>
        <w:t>behaviours</w:t>
      </w:r>
      <w:proofErr w:type="spellEnd"/>
      <w:r>
        <w:rPr>
          <w:sz w:val="24"/>
          <w:szCs w:val="24"/>
        </w:rPr>
        <w:t xml:space="preserve"> promote individual-level handedness in primates, but do not fully explain the exceptionally strong lateralization observed in humans.</w:t>
      </w:r>
    </w:p>
    <w:p w14:paraId="0000002A" w14:textId="77777777" w:rsidR="004B5359" w:rsidRDefault="004B5359">
      <w:pPr>
        <w:spacing w:after="0" w:line="240" w:lineRule="auto"/>
        <w:jc w:val="both"/>
        <w:rPr>
          <w:sz w:val="24"/>
          <w:szCs w:val="24"/>
        </w:rPr>
      </w:pPr>
    </w:p>
    <w:p w14:paraId="0000002B" w14:textId="77777777" w:rsidR="004B5359" w:rsidRDefault="00FC639E">
      <w:pPr>
        <w:spacing w:after="0" w:line="240" w:lineRule="auto"/>
        <w:jc w:val="both"/>
        <w:rPr>
          <w:sz w:val="24"/>
          <w:szCs w:val="24"/>
        </w:rPr>
      </w:pPr>
      <w:r>
        <w:rPr>
          <w:sz w:val="24"/>
          <w:szCs w:val="24"/>
        </w:rPr>
        <w:t xml:space="preserve">Task complexity describes the motor and cognitive demands of a </w:t>
      </w:r>
      <w:proofErr w:type="spellStart"/>
      <w:r>
        <w:rPr>
          <w:sz w:val="24"/>
          <w:szCs w:val="24"/>
        </w:rPr>
        <w:t>behaviour</w:t>
      </w:r>
      <w:proofErr w:type="spellEnd"/>
      <w:r>
        <w:rPr>
          <w:sz w:val="24"/>
          <w:szCs w:val="24"/>
        </w:rPr>
        <w:t xml:space="preserve"> but strength of manual preference may</w:t>
      </w:r>
      <w:sdt>
        <w:sdtPr>
          <w:tag w:val="goog_rdk_18"/>
          <w:id w:val="-1250612577"/>
        </w:sdtPr>
        <w:sdtContent>
          <w:commentRangeStart w:id="18"/>
        </w:sdtContent>
      </w:sdt>
      <w:r>
        <w:rPr>
          <w:sz w:val="24"/>
          <w:szCs w:val="24"/>
        </w:rPr>
        <w:t xml:space="preserve"> also be influenced by the frequency with which such complex behaviors are performed</w:t>
      </w:r>
      <w:commentRangeEnd w:id="18"/>
      <w:r>
        <w:commentReference w:id="18"/>
      </w:r>
      <w:r>
        <w:rPr>
          <w:sz w:val="24"/>
          <w:szCs w:val="24"/>
        </w:rPr>
        <w:t xml:space="preserve">. Complex manual </w:t>
      </w:r>
      <w:proofErr w:type="spellStart"/>
      <w:r>
        <w:rPr>
          <w:sz w:val="24"/>
          <w:szCs w:val="24"/>
        </w:rPr>
        <w:t>behaviours</w:t>
      </w:r>
      <w:proofErr w:type="spellEnd"/>
      <w:r>
        <w:rPr>
          <w:sz w:val="24"/>
          <w:szCs w:val="24"/>
        </w:rPr>
        <w:t xml:space="preserve"> that are important for survival may reinforce consistent hand use through repeated practice. Tool-assisted foraging may represent one such </w:t>
      </w:r>
      <w:proofErr w:type="spellStart"/>
      <w:r>
        <w:rPr>
          <w:sz w:val="24"/>
          <w:szCs w:val="24"/>
        </w:rPr>
        <w:t>behaviour</w:t>
      </w:r>
      <w:proofErr w:type="spellEnd"/>
      <w:r>
        <w:rPr>
          <w:sz w:val="24"/>
          <w:szCs w:val="24"/>
        </w:rPr>
        <w:t xml:space="preserve">. Tool use often requires both hands to perform different but coordinated roles, such as stabilizing and manipulating, holding and striking, or supporting and extracting. These forms of bimanual differentiation may reinforce </w:t>
      </w:r>
      <w:proofErr w:type="spellStart"/>
      <w:r>
        <w:rPr>
          <w:sz w:val="24"/>
          <w:szCs w:val="24"/>
        </w:rPr>
        <w:t>lateralisation</w:t>
      </w:r>
      <w:proofErr w:type="spellEnd"/>
      <w:r>
        <w:rPr>
          <w:sz w:val="24"/>
          <w:szCs w:val="24"/>
        </w:rPr>
        <w:t xml:space="preserve"> over time. When access to key resources depend on tool use, repeated engagement in these </w:t>
      </w:r>
      <w:proofErr w:type="spellStart"/>
      <w:r>
        <w:rPr>
          <w:sz w:val="24"/>
          <w:szCs w:val="24"/>
        </w:rPr>
        <w:t>behaviours</w:t>
      </w:r>
      <w:proofErr w:type="spellEnd"/>
      <w:r>
        <w:rPr>
          <w:sz w:val="24"/>
          <w:szCs w:val="24"/>
        </w:rPr>
        <w:t xml:space="preserve"> may amplify and stabilize hand preferences at the individual level, resulting in exceptionally handed individuals. </w:t>
      </w:r>
    </w:p>
    <w:p w14:paraId="0000002C" w14:textId="77777777" w:rsidR="004B5359" w:rsidRDefault="004B5359">
      <w:pPr>
        <w:spacing w:after="0" w:line="240" w:lineRule="auto"/>
        <w:jc w:val="both"/>
        <w:rPr>
          <w:sz w:val="24"/>
          <w:szCs w:val="24"/>
        </w:rPr>
      </w:pPr>
    </w:p>
    <w:p w14:paraId="0000002D" w14:textId="77777777" w:rsidR="004B5359" w:rsidRDefault="00FC639E">
      <w:pPr>
        <w:spacing w:after="0" w:line="240" w:lineRule="auto"/>
        <w:jc w:val="both"/>
        <w:rPr>
          <w:sz w:val="24"/>
          <w:szCs w:val="24"/>
        </w:rPr>
      </w:pPr>
      <w:r>
        <w:rPr>
          <w:sz w:val="24"/>
          <w:szCs w:val="24"/>
        </w:rPr>
        <w:t xml:space="preserve">Once strong individual hand preferences have emerged, variation in individual hand preference becomes exposed to additional selective pressures because hand preference can influence how individuals exploit their environment and interact with conspecifics. Consequently, understanding the evolution of handedness requires examining both the </w:t>
      </w:r>
      <w:proofErr w:type="spellStart"/>
      <w:r>
        <w:rPr>
          <w:sz w:val="24"/>
          <w:szCs w:val="24"/>
        </w:rPr>
        <w:t>behaviours</w:t>
      </w:r>
      <w:proofErr w:type="spellEnd"/>
      <w:r>
        <w:rPr>
          <w:sz w:val="24"/>
          <w:szCs w:val="24"/>
        </w:rPr>
        <w:t xml:space="preserve"> that facilitate strong individual hand preferences and the socio-ecological conditions under which those preferences are expressed. Here, we investigate how tool use and socio-ecological context together shape handedness patterns in a wild primate population.</w:t>
      </w:r>
    </w:p>
    <w:p w14:paraId="0000002E" w14:textId="77777777" w:rsidR="004B5359" w:rsidRDefault="004B5359">
      <w:pPr>
        <w:spacing w:after="0" w:line="240" w:lineRule="auto"/>
        <w:jc w:val="both"/>
        <w:rPr>
          <w:sz w:val="24"/>
          <w:szCs w:val="24"/>
        </w:rPr>
      </w:pPr>
    </w:p>
    <w:p w14:paraId="0000002F" w14:textId="77777777" w:rsidR="004B5359" w:rsidRDefault="00FC639E">
      <w:pPr>
        <w:spacing w:after="0" w:line="240" w:lineRule="auto"/>
        <w:jc w:val="both"/>
        <w:rPr>
          <w:sz w:val="24"/>
          <w:szCs w:val="24"/>
        </w:rPr>
      </w:pPr>
      <w:r>
        <w:rPr>
          <w:sz w:val="24"/>
          <w:szCs w:val="24"/>
        </w:rPr>
        <w:t>Long-tailed macaques (</w:t>
      </w:r>
      <w:proofErr w:type="spellStart"/>
      <w:r>
        <w:rPr>
          <w:i/>
          <w:iCs/>
          <w:sz w:val="24"/>
          <w:szCs w:val="24"/>
        </w:rPr>
        <w:t>Macaca</w:t>
      </w:r>
      <w:proofErr w:type="spellEnd"/>
      <w:r>
        <w:rPr>
          <w:i/>
          <w:iCs/>
          <w:sz w:val="24"/>
          <w:szCs w:val="24"/>
        </w:rPr>
        <w:t xml:space="preserve"> </w:t>
      </w:r>
      <w:proofErr w:type="spellStart"/>
      <w:r>
        <w:rPr>
          <w:i/>
          <w:iCs/>
          <w:sz w:val="24"/>
          <w:szCs w:val="24"/>
        </w:rPr>
        <w:t>fascicularis</w:t>
      </w:r>
      <w:proofErr w:type="spellEnd"/>
      <w:r>
        <w:rPr>
          <w:sz w:val="24"/>
          <w:szCs w:val="24"/>
        </w:rPr>
        <w:t>) in southern Thailand and Myanmar habitually use stone tools to process nuts and marine invertebrates (</w:t>
      </w:r>
      <w:proofErr w:type="spellStart"/>
      <w:r>
        <w:rPr>
          <w:sz w:val="24"/>
          <w:szCs w:val="24"/>
        </w:rPr>
        <w:t>Gumert</w:t>
      </w:r>
      <w:proofErr w:type="spellEnd"/>
      <w:r>
        <w:rPr>
          <w:sz w:val="24"/>
          <w:szCs w:val="24"/>
        </w:rPr>
        <w:t xml:space="preserve"> et al., 2009; </w:t>
      </w:r>
      <w:proofErr w:type="spellStart"/>
      <w:r>
        <w:rPr>
          <w:sz w:val="24"/>
          <w:szCs w:val="24"/>
        </w:rPr>
        <w:t>Luncz</w:t>
      </w:r>
      <w:proofErr w:type="spellEnd"/>
      <w:r>
        <w:rPr>
          <w:sz w:val="24"/>
          <w:szCs w:val="24"/>
        </w:rPr>
        <w:t xml:space="preserve"> et al., 2017; </w:t>
      </w:r>
      <w:proofErr w:type="spellStart"/>
      <w:r>
        <w:rPr>
          <w:sz w:val="24"/>
          <w:szCs w:val="24"/>
        </w:rPr>
        <w:t>Malaivijitnond</w:t>
      </w:r>
      <w:proofErr w:type="spellEnd"/>
      <w:r>
        <w:rPr>
          <w:sz w:val="24"/>
          <w:szCs w:val="24"/>
        </w:rPr>
        <w:t xml:space="preserve"> et al., 2007). We studied a coastal-dwelling group of wild stone-tool-using long-tailed macaques on </w:t>
      </w:r>
      <w:proofErr w:type="spellStart"/>
      <w:r>
        <w:rPr>
          <w:sz w:val="24"/>
          <w:szCs w:val="24"/>
        </w:rPr>
        <w:t>Boi</w:t>
      </w:r>
      <w:proofErr w:type="spellEnd"/>
      <w:r>
        <w:rPr>
          <w:sz w:val="24"/>
          <w:szCs w:val="24"/>
        </w:rPr>
        <w:t xml:space="preserve"> Island </w:t>
      </w:r>
      <w:sdt>
        <w:sdtPr>
          <w:tag w:val="goog_rdk_19"/>
          <w:id w:val="2077980908"/>
        </w:sdtPr>
        <w:sdtContent>
          <w:commentRangeStart w:id="19"/>
        </w:sdtContent>
      </w:sdt>
      <w:r>
        <w:rPr>
          <w:sz w:val="24"/>
          <w:szCs w:val="24"/>
        </w:rPr>
        <w:t xml:space="preserve">(LIG) </w:t>
      </w:r>
      <w:commentRangeEnd w:id="19"/>
      <w:r>
        <w:commentReference w:id="19"/>
      </w:r>
      <w:r>
        <w:rPr>
          <w:sz w:val="24"/>
          <w:szCs w:val="24"/>
        </w:rPr>
        <w:t>in southern Thailand (</w:t>
      </w:r>
      <w:proofErr w:type="spellStart"/>
      <w:r>
        <w:rPr>
          <w:sz w:val="24"/>
          <w:szCs w:val="24"/>
        </w:rPr>
        <w:t>Luncz</w:t>
      </w:r>
      <w:proofErr w:type="spellEnd"/>
      <w:r>
        <w:rPr>
          <w:sz w:val="24"/>
          <w:szCs w:val="24"/>
        </w:rPr>
        <w:t xml:space="preserve"> et al., 2019). In addition to stone tool use, the LIG macaques routinely perform a range of simpler manual behaviors as part of their daily foraging, including food rubbing, food washing, and food pounding. The manual behaviors vary from simple unimanual actions to motorically complex stone-tool-assisted tasks. The diversity of manipulative foraging behaviors makes the LIG macaques an ideal model organism for examining how task complexity shapes hand preferences in a wild primate population. </w:t>
      </w:r>
    </w:p>
    <w:p w14:paraId="00000030" w14:textId="77777777" w:rsidR="004B5359" w:rsidRDefault="004B5359">
      <w:pPr>
        <w:spacing w:after="0" w:line="240" w:lineRule="auto"/>
        <w:jc w:val="both"/>
        <w:rPr>
          <w:sz w:val="24"/>
          <w:szCs w:val="24"/>
        </w:rPr>
      </w:pPr>
    </w:p>
    <w:p w14:paraId="00000031" w14:textId="77777777" w:rsidR="004B5359" w:rsidRDefault="00FC639E">
      <w:pPr>
        <w:spacing w:after="0" w:line="240" w:lineRule="auto"/>
        <w:jc w:val="both"/>
        <w:rPr>
          <w:sz w:val="24"/>
          <w:szCs w:val="24"/>
        </w:rPr>
      </w:pPr>
      <w:r>
        <w:rPr>
          <w:sz w:val="24"/>
          <w:szCs w:val="24"/>
        </w:rPr>
        <w:t xml:space="preserve">Beyond this diversity in foraging </w:t>
      </w:r>
      <w:proofErr w:type="spellStart"/>
      <w:r>
        <w:rPr>
          <w:sz w:val="24"/>
          <w:szCs w:val="24"/>
        </w:rPr>
        <w:t>behaviour</w:t>
      </w:r>
      <w:proofErr w:type="spellEnd"/>
      <w:r>
        <w:rPr>
          <w:sz w:val="24"/>
          <w:szCs w:val="24"/>
        </w:rPr>
        <w:t>, the LIG group inhabits an ecological setting in which stone-tool use may be especially important for resource acquisition. LIG macaques are restricted to a small island where they primarily use stone tools to exploit shellfish, particularly oysters (</w:t>
      </w:r>
      <w:r>
        <w:rPr>
          <w:i/>
          <w:iCs/>
          <w:sz w:val="24"/>
          <w:szCs w:val="24"/>
        </w:rPr>
        <w:t>Saccostrea sp.</w:t>
      </w:r>
      <w:r>
        <w:rPr>
          <w:sz w:val="24"/>
          <w:szCs w:val="24"/>
        </w:rPr>
        <w:t xml:space="preserve">). Oysters are replenished by ocean currents and provide a predictable, abundant, and </w:t>
      </w:r>
      <w:sdt>
        <w:sdtPr>
          <w:tag w:val="goog_rdk_20"/>
          <w:id w:val="329151284"/>
        </w:sdtPr>
        <w:sdtContent>
          <w:commentRangeStart w:id="20"/>
        </w:sdtContent>
      </w:sdt>
      <w:r>
        <w:rPr>
          <w:sz w:val="24"/>
          <w:szCs w:val="24"/>
        </w:rPr>
        <w:t>highly nutritious</w:t>
      </w:r>
      <w:commentRangeEnd w:id="20"/>
      <w:r>
        <w:commentReference w:id="20"/>
      </w:r>
      <w:r>
        <w:rPr>
          <w:sz w:val="24"/>
          <w:szCs w:val="24"/>
        </w:rPr>
        <w:t xml:space="preserve"> food resource</w:t>
      </w:r>
      <w:sdt>
        <w:sdtPr>
          <w:tag w:val="goog_rdk_21"/>
          <w:id w:val="-973484560"/>
        </w:sdtPr>
        <w:sdtContent>
          <w:r>
            <w:rPr>
              <w:sz w:val="24"/>
              <w:szCs w:val="24"/>
              <w:highlight w:val="cyan"/>
              <w:rPrChange w:id="21" w:author="Tracy Kivell" w:date="2026-07-11T20:42:00Z">
                <w:rPr>
                  <w:sz w:val="24"/>
                  <w:szCs w:val="24"/>
                </w:rPr>
              </w:rPrChange>
            </w:rPr>
            <w:t xml:space="preserve"> (ref).</w:t>
          </w:r>
        </w:sdtContent>
      </w:sdt>
      <w:r>
        <w:rPr>
          <w:sz w:val="24"/>
          <w:szCs w:val="24"/>
        </w:rPr>
        <w:t xml:space="preserve"> Such resources may be particularly valuable in island environments, where alternative food sources are generally more limited than on the mainland (ref). Consistent with this expectation, our observations show that oysters constitute a major component of the LIG macaques' diet (Fig. 2a). As a result, the stone-tool-assisted </w:t>
      </w:r>
      <w:proofErr w:type="spellStart"/>
      <w:r>
        <w:rPr>
          <w:sz w:val="24"/>
          <w:szCs w:val="24"/>
        </w:rPr>
        <w:t>behaviours</w:t>
      </w:r>
      <w:proofErr w:type="spellEnd"/>
      <w:r>
        <w:rPr>
          <w:sz w:val="24"/>
          <w:szCs w:val="24"/>
        </w:rPr>
        <w:t xml:space="preserve"> required to access oysters are performed repeatedly throughout the year. Such repeated practice may reinforce motor skill and consistent hand use, potentially strengthening individual-level handedness. </w:t>
      </w:r>
    </w:p>
    <w:p w14:paraId="00000032" w14:textId="77777777" w:rsidR="004B5359" w:rsidRDefault="004B5359">
      <w:pPr>
        <w:spacing w:after="0" w:line="240" w:lineRule="auto"/>
        <w:jc w:val="both"/>
        <w:rPr>
          <w:sz w:val="24"/>
          <w:szCs w:val="24"/>
        </w:rPr>
      </w:pPr>
    </w:p>
    <w:p w14:paraId="00000033" w14:textId="77777777" w:rsidR="004B5359" w:rsidRDefault="00FC639E">
      <w:pPr>
        <w:spacing w:after="0" w:line="240" w:lineRule="auto"/>
        <w:jc w:val="both"/>
        <w:rPr>
          <w:sz w:val="24"/>
          <w:szCs w:val="24"/>
        </w:rPr>
      </w:pPr>
      <w:r>
        <w:rPr>
          <w:sz w:val="24"/>
          <w:szCs w:val="24"/>
        </w:rPr>
        <w:t>Our first aim thus examined how task complexity</w:t>
      </w:r>
      <w:sdt>
        <w:sdtPr>
          <w:tag w:val="goog_rdk_22"/>
          <w:id w:val="-1691993603"/>
        </w:sdtPr>
        <w:sdtContent>
          <w:ins w:id="22" w:author="Tracy Kivell" w:date="2026-07-12T09:29:00Z">
            <w:r>
              <w:rPr>
                <w:sz w:val="24"/>
                <w:szCs w:val="24"/>
              </w:rPr>
              <w:t xml:space="preserve"> was potentially correlated with</w:t>
            </w:r>
          </w:ins>
        </w:sdtContent>
      </w:sdt>
      <w:sdt>
        <w:sdtPr>
          <w:tag w:val="goog_rdk_23"/>
          <w:id w:val="-1754327718"/>
        </w:sdtPr>
        <w:sdtContent>
          <w:del w:id="23" w:author="Tracy Kivell" w:date="2026-07-12T09:29:00Z">
            <w:r>
              <w:rPr>
                <w:sz w:val="24"/>
                <w:szCs w:val="24"/>
              </w:rPr>
              <w:delText xml:space="preserve"> shapes</w:delText>
            </w:r>
          </w:del>
        </w:sdtContent>
      </w:sdt>
      <w:r>
        <w:rPr>
          <w:sz w:val="24"/>
          <w:szCs w:val="24"/>
        </w:rPr>
        <w:t xml:space="preserve"> individual hand preferences across the gradient of manual </w:t>
      </w:r>
      <w:proofErr w:type="spellStart"/>
      <w:r>
        <w:rPr>
          <w:sz w:val="24"/>
          <w:szCs w:val="24"/>
        </w:rPr>
        <w:t>behaviours</w:t>
      </w:r>
      <w:proofErr w:type="spellEnd"/>
      <w:r>
        <w:rPr>
          <w:sz w:val="24"/>
          <w:szCs w:val="24"/>
        </w:rPr>
        <w:t xml:space="preserve"> performed by LIG macaques. </w:t>
      </w:r>
      <w:sdt>
        <w:sdtPr>
          <w:tag w:val="goog_rdk_24"/>
          <w:id w:val="-552188363"/>
        </w:sdtPr>
        <w:sdtContent>
          <w:del w:id="24" w:author="Tracy Kivell" w:date="2026-07-12T09:33:00Z">
            <w:r>
              <w:rPr>
                <w:sz w:val="24"/>
                <w:szCs w:val="24"/>
              </w:rPr>
              <w:delText xml:space="preserve">For the same, </w:delText>
            </w:r>
          </w:del>
        </w:sdtContent>
      </w:sdt>
      <w:sdt>
        <w:sdtPr>
          <w:tag w:val="goog_rdk_25"/>
          <w:id w:val="2111096924"/>
        </w:sdtPr>
        <w:sdtContent>
          <w:customXmlInsRangeStart w:id="25" w:author="Tracy Kivell" w:date="2026-07-12T09:33:00Z"/>
          <w:sdt>
            <w:sdtPr>
              <w:tag w:val="goog_rdk_26"/>
              <w:id w:val="-1291546968"/>
            </w:sdtPr>
            <w:sdtContent>
              <w:customXmlInsRangeEnd w:id="25"/>
              <w:ins w:id="26" w:author="Tracy Kivell" w:date="2026-07-12T09:33:00Z">
                <w:del w:id="27" w:author="Tracy Kivell" w:date="2026-07-12T09:33:00Z">
                  <w:r>
                    <w:rPr>
                      <w:sz w:val="24"/>
                      <w:szCs w:val="24"/>
                    </w:rPr>
                    <w:delText>W</w:delText>
                  </w:r>
                </w:del>
              </w:ins>
              <w:customXmlInsRangeStart w:id="28" w:author="Tracy Kivell" w:date="2026-07-12T09:33:00Z"/>
            </w:sdtContent>
          </w:sdt>
          <w:customXmlInsRangeEnd w:id="28"/>
        </w:sdtContent>
      </w:sdt>
      <w:sdt>
        <w:sdtPr>
          <w:tag w:val="goog_rdk_27"/>
          <w:id w:val="-2050941869"/>
        </w:sdtPr>
        <w:sdtContent>
          <w:del w:id="29" w:author="Tracy Kivell" w:date="2026-07-12T09:33:00Z">
            <w:r>
              <w:rPr>
                <w:sz w:val="24"/>
                <w:szCs w:val="24"/>
              </w:rPr>
              <w:delText>w</w:delText>
            </w:r>
          </w:del>
        </w:sdtContent>
      </w:sdt>
      <w:r>
        <w:rPr>
          <w:sz w:val="24"/>
          <w:szCs w:val="24"/>
        </w:rPr>
        <w:t>e quantified individual hand preferences across five manual behaviors, in increasing order of mechanical and motor demands: food rubbing, food pounding, food washing, and two stone-tool-assisted behaviors (nut cracking and oyster foraging). As task complexity increases, hand preference</w:t>
      </w:r>
      <w:sdt>
        <w:sdtPr>
          <w:tag w:val="goog_rdk_28"/>
          <w:id w:val="284122971"/>
        </w:sdtPr>
        <w:sdtContent>
          <w:del w:id="30" w:author="Tracy Kivell" w:date="2026-07-12T09:33:00Z">
            <w:r>
              <w:rPr>
                <w:sz w:val="24"/>
                <w:szCs w:val="24"/>
              </w:rPr>
              <w:delText>s</w:delText>
            </w:r>
          </w:del>
        </w:sdtContent>
      </w:sdt>
      <w:r>
        <w:rPr>
          <w:sz w:val="24"/>
          <w:szCs w:val="24"/>
        </w:rPr>
        <w:t xml:space="preserve"> </w:t>
      </w:r>
      <w:sdt>
        <w:sdtPr>
          <w:tag w:val="goog_rdk_29"/>
          <w:id w:val="1022672561"/>
        </w:sdtPr>
        <w:sdtContent>
          <w:ins w:id="31" w:author="Tracy Kivell" w:date="2026-07-12T09:34:00Z">
            <w:r>
              <w:rPr>
                <w:sz w:val="24"/>
                <w:szCs w:val="24"/>
              </w:rPr>
              <w:t>was</w:t>
            </w:r>
          </w:ins>
        </w:sdtContent>
      </w:sdt>
      <w:sdt>
        <w:sdtPr>
          <w:tag w:val="goog_rdk_30"/>
          <w:id w:val="-2068205711"/>
        </w:sdtPr>
        <w:sdtContent>
          <w:del w:id="32" w:author="Tracy Kivell" w:date="2026-07-12T09:34:00Z">
            <w:r>
              <w:rPr>
                <w:sz w:val="24"/>
                <w:szCs w:val="24"/>
              </w:rPr>
              <w:delText>are</w:delText>
            </w:r>
          </w:del>
        </w:sdtContent>
      </w:sdt>
      <w:r>
        <w:rPr>
          <w:sz w:val="24"/>
          <w:szCs w:val="24"/>
        </w:rPr>
        <w:t xml:space="preserve"> expected to become more pronounced. Accordingly, we predicted clearer individual-level hand preference</w:t>
      </w:r>
      <w:sdt>
        <w:sdtPr>
          <w:tag w:val="goog_rdk_31"/>
          <w:id w:val="1565030761"/>
        </w:sdtPr>
        <w:sdtContent>
          <w:del w:id="33" w:author="Tracy Kivell" w:date="2026-07-12T09:35:00Z">
            <w:r>
              <w:rPr>
                <w:sz w:val="24"/>
                <w:szCs w:val="24"/>
              </w:rPr>
              <w:delText>s</w:delText>
            </w:r>
          </w:del>
        </w:sdtContent>
      </w:sdt>
      <w:r>
        <w:rPr>
          <w:sz w:val="24"/>
          <w:szCs w:val="24"/>
        </w:rPr>
        <w:t xml:space="preserve"> during stone-tool-assisted behaviors than during lower-demand manual actions such as rubbing or washing. Consistent with broader comparative patterns in non-human primates, we did not expect these asymmetries to produce aligned population-level handedness.</w:t>
      </w:r>
    </w:p>
    <w:p w14:paraId="00000034" w14:textId="77777777" w:rsidR="004B5359" w:rsidRDefault="004B5359">
      <w:pPr>
        <w:spacing w:after="0" w:line="240" w:lineRule="auto"/>
        <w:jc w:val="both"/>
        <w:rPr>
          <w:sz w:val="24"/>
          <w:szCs w:val="24"/>
        </w:rPr>
      </w:pPr>
    </w:p>
    <w:p w14:paraId="00000035" w14:textId="77777777" w:rsidR="004B5359" w:rsidRDefault="00FC639E">
      <w:pPr>
        <w:spacing w:after="0" w:line="240" w:lineRule="auto"/>
        <w:jc w:val="both"/>
        <w:rPr>
          <w:sz w:val="24"/>
          <w:szCs w:val="24"/>
        </w:rPr>
      </w:pPr>
      <w:sdt>
        <w:sdtPr>
          <w:tag w:val="goog_rdk_33"/>
          <w:id w:val="-1732022485"/>
        </w:sdtPr>
        <w:sdtContent>
          <w:ins w:id="34" w:author="Tracy Kivell" w:date="2026-07-12T09:36:00Z">
            <w:r>
              <w:rPr>
                <w:sz w:val="24"/>
                <w:szCs w:val="24"/>
              </w:rPr>
              <w:t>If s</w:t>
            </w:r>
          </w:ins>
        </w:sdtContent>
      </w:sdt>
      <w:sdt>
        <w:sdtPr>
          <w:tag w:val="goog_rdk_34"/>
          <w:id w:val="-1755324223"/>
        </w:sdtPr>
        <w:sdtContent>
          <w:del w:id="35" w:author="Tracy Kivell" w:date="2026-07-12T09:36:00Z">
            <w:r>
              <w:rPr>
                <w:sz w:val="24"/>
                <w:szCs w:val="24"/>
              </w:rPr>
              <w:delText>S</w:delText>
            </w:r>
          </w:del>
        </w:sdtContent>
      </w:sdt>
      <w:r>
        <w:rPr>
          <w:sz w:val="24"/>
          <w:szCs w:val="24"/>
        </w:rPr>
        <w:t>trong individual hand preferences</w:t>
      </w:r>
      <w:sdt>
        <w:sdtPr>
          <w:tag w:val="goog_rdk_35"/>
          <w:id w:val="-1968649895"/>
        </w:sdtPr>
        <w:sdtContent>
          <w:ins w:id="36" w:author="Tracy Kivell" w:date="2026-07-12T09:36:00Z">
            <w:r>
              <w:rPr>
                <w:sz w:val="24"/>
                <w:szCs w:val="24"/>
              </w:rPr>
              <w:t xml:space="preserve"> exist, they can </w:t>
            </w:r>
          </w:ins>
        </w:sdtContent>
      </w:sdt>
      <w:sdt>
        <w:sdtPr>
          <w:tag w:val="goog_rdk_36"/>
          <w:id w:val="-1230959326"/>
        </w:sdtPr>
        <w:sdtContent>
          <w:del w:id="37" w:author="Tracy Kivell" w:date="2026-07-12T09:36:00Z">
            <w:r>
              <w:rPr>
                <w:sz w:val="24"/>
                <w:szCs w:val="24"/>
              </w:rPr>
              <w:delText xml:space="preserve"> </w:delText>
            </w:r>
          </w:del>
        </w:sdtContent>
      </w:sdt>
      <w:r>
        <w:rPr>
          <w:sz w:val="24"/>
          <w:szCs w:val="24"/>
        </w:rPr>
        <w:t>create the opportunity for handedness to influence how individuals exploit shared resources and interact with conspecifics. Our second aim therefore examined whether the socio-ecological context of</w:t>
      </w:r>
      <w:sdt>
        <w:sdtPr>
          <w:tag w:val="goog_rdk_37"/>
          <w:id w:val="81134624"/>
        </w:sdtPr>
        <w:sdtContent>
          <w:sdt>
            <w:sdtPr>
              <w:tag w:val="goog_rdk_38"/>
              <w:id w:val="563751691"/>
            </w:sdtPr>
            <w:sdtContent>
              <w:commentRangeStart w:id="38"/>
            </w:sdtContent>
          </w:sdt>
          <w:ins w:id="39" w:author="Tracy Kivell" w:date="2026-07-12T09:37:00Z">
            <w:r>
              <w:rPr>
                <w:sz w:val="24"/>
                <w:szCs w:val="24"/>
              </w:rPr>
              <w:t xml:space="preserve"> our most complex task,</w:t>
            </w:r>
          </w:ins>
        </w:sdtContent>
      </w:sdt>
      <w:r>
        <w:rPr>
          <w:sz w:val="24"/>
          <w:szCs w:val="24"/>
        </w:rPr>
        <w:t xml:space="preserve"> stone-tool-assisted oyster foraging</w:t>
      </w:r>
      <w:commentRangeEnd w:id="38"/>
      <w:sdt>
        <w:sdtPr>
          <w:tag w:val="goog_rdk_39"/>
          <w:id w:val="-1430703009"/>
        </w:sdtPr>
        <w:sdtContent>
          <w:ins w:id="40" w:author="Tracy Kivell" w:date="2026-07-12T09:37:00Z">
            <w:r>
              <w:commentReference w:id="38"/>
            </w:r>
            <w:r>
              <w:rPr>
                <w:sz w:val="24"/>
                <w:szCs w:val="24"/>
              </w:rPr>
              <w:t>,</w:t>
            </w:r>
          </w:ins>
        </w:sdtContent>
      </w:sdt>
      <w:r>
        <w:rPr>
          <w:sz w:val="24"/>
          <w:szCs w:val="24"/>
        </w:rPr>
        <w:t xml:space="preserve"> </w:t>
      </w:r>
      <w:sdt>
        <w:sdtPr>
          <w:tag w:val="goog_rdk_40"/>
          <w:id w:val="1528753628"/>
        </w:sdtPr>
        <w:sdtContent>
          <w:ins w:id="41" w:author="Tracy Kivell" w:date="2026-07-12T09:37:00Z">
            <w:r>
              <w:rPr>
                <w:sz w:val="24"/>
                <w:szCs w:val="24"/>
              </w:rPr>
              <w:t>may relate to</w:t>
            </w:r>
          </w:ins>
          <w:sdt>
            <w:sdtPr>
              <w:tag w:val="goog_rdk_41"/>
              <w:id w:val="-1917258498"/>
            </w:sdtPr>
            <w:sdtContent>
              <w:commentRangeStart w:id="42"/>
            </w:sdtContent>
          </w:sdt>
          <w:ins w:id="43" w:author="Tracy Kivell" w:date="2026-07-12T09:37:00Z">
            <w:r>
              <w:rPr>
                <w:sz w:val="24"/>
                <w:szCs w:val="24"/>
              </w:rPr>
              <w:t xml:space="preserve"> </w:t>
            </w:r>
          </w:ins>
        </w:sdtContent>
      </w:sdt>
      <w:sdt>
        <w:sdtPr>
          <w:tag w:val="goog_rdk_42"/>
          <w:id w:val="-839357272"/>
        </w:sdtPr>
        <w:sdtContent>
          <w:del w:id="44" w:author="Tracy Kivell" w:date="2026-07-12T09:36:00Z">
            <w:r>
              <w:rPr>
                <w:sz w:val="24"/>
                <w:szCs w:val="24"/>
              </w:rPr>
              <w:delText>influence</w:delText>
            </w:r>
          </w:del>
        </w:sdtContent>
      </w:sdt>
      <w:sdt>
        <w:sdtPr>
          <w:tag w:val="goog_rdk_43"/>
          <w:id w:val="-1336027916"/>
        </w:sdtPr>
        <w:sdtContent>
          <w:customXmlInsRangeStart w:id="45" w:author="Tracy Kivell" w:date="2026-07-12T09:36:00Z"/>
          <w:sdt>
            <w:sdtPr>
              <w:tag w:val="goog_rdk_44"/>
              <w:id w:val="-590522560"/>
            </w:sdtPr>
            <w:sdtContent>
              <w:customXmlInsRangeEnd w:id="45"/>
              <w:ins w:id="46" w:author="Tracy Kivell" w:date="2026-07-12T09:36:00Z">
                <w:del w:id="47" w:author="Tracy Kivell" w:date="2026-07-12T09:36:00Z">
                  <w:r>
                    <w:rPr>
                      <w:sz w:val="24"/>
                      <w:szCs w:val="24"/>
                    </w:rPr>
                    <w:delText>d</w:delText>
                  </w:r>
                </w:del>
              </w:ins>
              <w:customXmlInsRangeStart w:id="48" w:author="Tracy Kivell" w:date="2026-07-12T09:36:00Z"/>
            </w:sdtContent>
          </w:sdt>
          <w:customXmlInsRangeEnd w:id="48"/>
        </w:sdtContent>
      </w:sdt>
      <w:sdt>
        <w:sdtPr>
          <w:tag w:val="goog_rdk_45"/>
          <w:id w:val="-2144897693"/>
        </w:sdtPr>
        <w:sdtContent>
          <w:del w:id="49" w:author="Tracy Kivell" w:date="2026-07-12T09:36:00Z">
            <w:r>
              <w:rPr>
                <w:sz w:val="24"/>
                <w:szCs w:val="24"/>
              </w:rPr>
              <w:delText>s</w:delText>
            </w:r>
            <w:commentRangeEnd w:id="42"/>
            <w:r>
              <w:commentReference w:id="42"/>
            </w:r>
            <w:r>
              <w:rPr>
                <w:sz w:val="24"/>
                <w:szCs w:val="24"/>
              </w:rPr>
              <w:delText xml:space="preserve"> how </w:delText>
            </w:r>
          </w:del>
        </w:sdtContent>
      </w:sdt>
      <w:sdt>
        <w:sdtPr>
          <w:tag w:val="goog_rdk_46"/>
          <w:id w:val="-1424392011"/>
        </w:sdtPr>
        <w:sdtContent>
          <w:ins w:id="50" w:author="Tracy Kivell" w:date="2026-07-12T09:36:00Z">
            <w:r>
              <w:rPr>
                <w:sz w:val="24"/>
                <w:szCs w:val="24"/>
              </w:rPr>
              <w:t xml:space="preserve">how </w:t>
            </w:r>
          </w:ins>
        </w:sdtContent>
      </w:sdt>
      <w:r>
        <w:rPr>
          <w:sz w:val="24"/>
          <w:szCs w:val="24"/>
        </w:rPr>
        <w:t>existing variation in</w:t>
      </w:r>
      <w:sdt>
        <w:sdtPr>
          <w:tag w:val="goog_rdk_47"/>
          <w:id w:val="1744154819"/>
        </w:sdtPr>
        <w:sdtContent>
          <w:ins w:id="51" w:author="Tracy Kivell" w:date="2026-07-12T09:40:00Z">
            <w:r>
              <w:rPr>
                <w:sz w:val="24"/>
                <w:szCs w:val="24"/>
              </w:rPr>
              <w:t>dividual</w:t>
            </w:r>
          </w:ins>
        </w:sdtContent>
      </w:sdt>
      <w:r>
        <w:rPr>
          <w:sz w:val="24"/>
          <w:szCs w:val="24"/>
        </w:rPr>
        <w:t xml:space="preserve"> hand preference </w:t>
      </w:r>
      <w:sdt>
        <w:sdtPr>
          <w:tag w:val="goog_rdk_48"/>
          <w:id w:val="460177519"/>
        </w:sdtPr>
        <w:sdtContent>
          <w:ins w:id="52" w:author="Tracy Kivell" w:date="2026-07-12T09:40:00Z">
            <w:r>
              <w:rPr>
                <w:sz w:val="24"/>
                <w:szCs w:val="24"/>
              </w:rPr>
              <w:t xml:space="preserve">is </w:t>
            </w:r>
          </w:ins>
        </w:sdtContent>
      </w:sdt>
      <w:sdt>
        <w:sdtPr>
          <w:tag w:val="goog_rdk_49"/>
          <w:id w:val="680556489"/>
        </w:sdtPr>
        <w:sdtContent>
          <w:del w:id="53" w:author="Tracy Kivell" w:date="2026-07-12T09:40:00Z">
            <w:r>
              <w:rPr>
                <w:sz w:val="24"/>
                <w:szCs w:val="24"/>
              </w:rPr>
              <w:delText>becomes</w:delText>
            </w:r>
          </w:del>
        </w:sdtContent>
      </w:sdt>
      <w:r>
        <w:rPr>
          <w:sz w:val="24"/>
          <w:szCs w:val="24"/>
        </w:rPr>
        <w:t xml:space="preserve"> </w:t>
      </w:r>
      <w:sdt>
        <w:sdtPr>
          <w:tag w:val="goog_rdk_50"/>
          <w:id w:val="457011592"/>
        </w:sdtPr>
        <w:sdtContent>
          <w:ins w:id="54" w:author="Tracy Kivell" w:date="2026-07-12T09:42:00Z">
            <w:r>
              <w:rPr>
                <w:sz w:val="24"/>
                <w:szCs w:val="24"/>
              </w:rPr>
              <w:t xml:space="preserve">social </w:t>
            </w:r>
          </w:ins>
        </w:sdtContent>
      </w:sdt>
      <w:r>
        <w:rPr>
          <w:sz w:val="24"/>
          <w:szCs w:val="24"/>
        </w:rPr>
        <w:t>organiz</w:t>
      </w:r>
      <w:sdt>
        <w:sdtPr>
          <w:tag w:val="goog_rdk_51"/>
          <w:id w:val="543113823"/>
        </w:sdtPr>
        <w:sdtContent>
          <w:ins w:id="55" w:author="Tracy Kivell" w:date="2026-07-12T09:42:00Z">
            <w:r>
              <w:rPr>
                <w:sz w:val="24"/>
                <w:szCs w:val="24"/>
              </w:rPr>
              <w:t>ation</w:t>
            </w:r>
          </w:ins>
        </w:sdtContent>
      </w:sdt>
      <w:sdt>
        <w:sdtPr>
          <w:tag w:val="goog_rdk_52"/>
          <w:id w:val="1024397630"/>
        </w:sdtPr>
        <w:sdtContent>
          <w:del w:id="56" w:author="Tracy Kivell" w:date="2026-07-12T09:42:00Z">
            <w:r>
              <w:rPr>
                <w:sz w:val="24"/>
                <w:szCs w:val="24"/>
              </w:rPr>
              <w:delText>ed</w:delText>
            </w:r>
          </w:del>
        </w:sdtContent>
      </w:sdt>
      <w:r>
        <w:rPr>
          <w:sz w:val="24"/>
          <w:szCs w:val="24"/>
        </w:rPr>
        <w:t xml:space="preserve"> within the population. Oyster foraging occurs on exposed rocky shores that provide little structural refuge. </w:t>
      </w:r>
      <w:sdt>
        <w:sdtPr>
          <w:tag w:val="goog_rdk_53"/>
          <w:id w:val="-1324663706"/>
        </w:sdtPr>
        <w:sdtContent>
          <w:commentRangeStart w:id="57"/>
        </w:sdtContent>
      </w:sdt>
      <w:r>
        <w:rPr>
          <w:sz w:val="24"/>
          <w:szCs w:val="24"/>
        </w:rPr>
        <w:t>Likely predation pressure</w:t>
      </w:r>
      <w:commentRangeEnd w:id="57"/>
      <w:r>
        <w:commentReference w:id="57"/>
      </w:r>
      <w:r>
        <w:rPr>
          <w:sz w:val="24"/>
          <w:szCs w:val="24"/>
        </w:rPr>
        <w:t xml:space="preserve"> in exposed habitats may prompt individuals to forage near conspecifics. At the same time, broader foraging theory predicts that the benefits of proximity should be balanced against the costs of resource competition (</w:t>
      </w:r>
      <w:r>
        <w:rPr>
          <w:sz w:val="24"/>
          <w:szCs w:val="24"/>
          <w:u w:val="single"/>
        </w:rPr>
        <w:t>Pyke, 1984</w:t>
      </w:r>
      <w:r>
        <w:rPr>
          <w:sz w:val="24"/>
          <w:szCs w:val="24"/>
        </w:rPr>
        <w:t xml:space="preserve">). Because oysters are fixed to rocky substrates and vary in orientation, some strike angles are easier to exploit with one hand than the other. Rocks exploited by one individual may remain profitable for individuals with the opposite hand preference, making opposite-handed associations profitable. </w:t>
      </w:r>
      <w:sdt>
        <w:sdtPr>
          <w:tag w:val="goog_rdk_54"/>
          <w:id w:val="-1690714164"/>
        </w:sdtPr>
        <w:sdtContent>
          <w:commentRangeStart w:id="58"/>
        </w:sdtContent>
      </w:sdt>
      <w:r>
        <w:rPr>
          <w:sz w:val="24"/>
          <w:szCs w:val="24"/>
        </w:rPr>
        <w:t>We therefore examined whether monkeys with different hand preferences were more likely to forage near one another during stone-tool assisted oyster processing.</w:t>
      </w:r>
      <w:commentRangeEnd w:id="58"/>
      <w:r>
        <w:commentReference w:id="58"/>
      </w:r>
      <w:r>
        <w:rPr>
          <w:sz w:val="24"/>
          <w:szCs w:val="24"/>
        </w:rPr>
        <w:t xml:space="preserve"> This allowed us to evaluate whether individual differences in hand preference were associated with fine-scale social foraging patterns under </w:t>
      </w:r>
      <w:sdt>
        <w:sdtPr>
          <w:tag w:val="goog_rdk_55"/>
          <w:id w:val="2144702393"/>
        </w:sdtPr>
        <w:sdtContent>
          <w:commentRangeStart w:id="59"/>
        </w:sdtContent>
      </w:sdt>
      <w:r>
        <w:rPr>
          <w:sz w:val="24"/>
          <w:szCs w:val="24"/>
        </w:rPr>
        <w:t>these ecological conditions.</w:t>
      </w:r>
      <w:commentRangeEnd w:id="59"/>
      <w:r>
        <w:commentReference w:id="59"/>
      </w:r>
    </w:p>
    <w:p w14:paraId="00000036" w14:textId="77777777" w:rsidR="004B5359" w:rsidRDefault="004B5359">
      <w:pPr>
        <w:spacing w:after="0" w:line="240" w:lineRule="auto"/>
        <w:jc w:val="both"/>
        <w:rPr>
          <w:sz w:val="24"/>
          <w:szCs w:val="24"/>
        </w:rPr>
      </w:pPr>
    </w:p>
    <w:p w14:paraId="00000037" w14:textId="77777777" w:rsidR="004B5359" w:rsidRDefault="00FC639E">
      <w:pPr>
        <w:spacing w:after="0" w:line="240" w:lineRule="auto"/>
        <w:jc w:val="both"/>
        <w:rPr>
          <w:sz w:val="24"/>
          <w:szCs w:val="24"/>
        </w:rPr>
      </w:pPr>
      <w:r>
        <w:rPr>
          <w:sz w:val="24"/>
          <w:szCs w:val="24"/>
        </w:rPr>
        <w:t>Together, these two aims allow us to examine</w:t>
      </w:r>
      <w:sdt>
        <w:sdtPr>
          <w:tag w:val="goog_rdk_56"/>
          <w:id w:val="-810439045"/>
        </w:sdtPr>
        <w:sdtContent>
          <w:ins w:id="60" w:author="Tracy Kivell" w:date="2026-07-12T09:48:00Z">
            <w:r>
              <w:rPr>
                <w:sz w:val="24"/>
                <w:szCs w:val="24"/>
              </w:rPr>
              <w:t xml:space="preserve"> some of</w:t>
            </w:r>
          </w:ins>
        </w:sdtContent>
      </w:sdt>
      <w:r>
        <w:rPr>
          <w:sz w:val="24"/>
          <w:szCs w:val="24"/>
        </w:rPr>
        <w:t xml:space="preserve"> the </w:t>
      </w:r>
      <w:sdt>
        <w:sdtPr>
          <w:tag w:val="goog_rdk_57"/>
          <w:id w:val="102592820"/>
        </w:sdtPr>
        <w:sdtContent>
          <w:ins w:id="61" w:author="Tracy Kivell" w:date="2026-07-12T09:48:00Z">
            <w:r>
              <w:rPr>
                <w:sz w:val="24"/>
                <w:szCs w:val="24"/>
              </w:rPr>
              <w:t xml:space="preserve">potential </w:t>
            </w:r>
          </w:ins>
        </w:sdtContent>
      </w:sdt>
      <w:r>
        <w:rPr>
          <w:sz w:val="24"/>
          <w:szCs w:val="24"/>
        </w:rPr>
        <w:t>factors that shape individual hand preferences and the conditions under which individual-level asymmetries may scale to influence group-level social organization in stone-tool using wild primates.</w:t>
      </w:r>
      <w:sdt>
        <w:sdtPr>
          <w:tag w:val="goog_rdk_58"/>
          <w:id w:val="-2063485891"/>
        </w:sdtPr>
        <w:sdtContent>
          <w:commentRangeStart w:id="62"/>
        </w:sdtContent>
      </w:sdt>
      <w:r>
        <w:rPr>
          <w:sz w:val="24"/>
          <w:szCs w:val="24"/>
        </w:rPr>
        <w:t xml:space="preserve"> By investigating how task complexity and local ecology interact within a single population of tool-using primates, this </w:t>
      </w:r>
      <w:r>
        <w:rPr>
          <w:sz w:val="24"/>
          <w:szCs w:val="24"/>
        </w:rPr>
        <w:lastRenderedPageBreak/>
        <w:t>study offers a rare opportunity to trace the pathway from individual lateralization to population-level structure.</w:t>
      </w:r>
      <w:commentRangeEnd w:id="62"/>
      <w:r>
        <w:commentReference w:id="62"/>
      </w:r>
    </w:p>
    <w:p w14:paraId="00000038" w14:textId="77777777" w:rsidR="004B5359" w:rsidRDefault="004B5359">
      <w:pPr>
        <w:spacing w:after="0" w:line="240" w:lineRule="auto"/>
        <w:jc w:val="both"/>
        <w:rPr>
          <w:sz w:val="24"/>
          <w:szCs w:val="24"/>
        </w:rPr>
      </w:pPr>
    </w:p>
    <w:p w14:paraId="00000039" w14:textId="77777777" w:rsidR="004B5359" w:rsidRDefault="00FC639E">
      <w:pPr>
        <w:spacing w:after="0" w:line="240" w:lineRule="auto"/>
        <w:jc w:val="both"/>
        <w:rPr>
          <w:b/>
          <w:bCs/>
          <w:sz w:val="24"/>
          <w:szCs w:val="24"/>
        </w:rPr>
      </w:pPr>
      <w:r>
        <w:rPr>
          <w:b/>
          <w:bCs/>
          <w:sz w:val="24"/>
          <w:szCs w:val="24"/>
        </w:rPr>
        <w:t xml:space="preserve">Methods - </w:t>
      </w:r>
    </w:p>
    <w:p w14:paraId="0000003A" w14:textId="77777777" w:rsidR="004B5359" w:rsidRDefault="004B5359">
      <w:pPr>
        <w:spacing w:after="0" w:line="240" w:lineRule="auto"/>
        <w:jc w:val="both"/>
        <w:rPr>
          <w:sz w:val="24"/>
          <w:szCs w:val="24"/>
        </w:rPr>
      </w:pPr>
    </w:p>
    <w:p w14:paraId="0000003B" w14:textId="77777777" w:rsidR="004B5359" w:rsidRDefault="00FC639E">
      <w:pPr>
        <w:spacing w:after="0" w:line="240" w:lineRule="auto"/>
        <w:jc w:val="both"/>
        <w:rPr>
          <w:i/>
          <w:iCs/>
          <w:sz w:val="24"/>
          <w:szCs w:val="24"/>
        </w:rPr>
      </w:pPr>
      <w:r>
        <w:rPr>
          <w:i/>
          <w:iCs/>
          <w:sz w:val="24"/>
          <w:szCs w:val="24"/>
        </w:rPr>
        <w:t>Study site and study group</w:t>
      </w:r>
    </w:p>
    <w:p w14:paraId="0000003C" w14:textId="77777777" w:rsidR="004B5359" w:rsidRDefault="004B5359">
      <w:pPr>
        <w:spacing w:after="0" w:line="240" w:lineRule="auto"/>
        <w:jc w:val="both"/>
        <w:rPr>
          <w:sz w:val="24"/>
          <w:szCs w:val="24"/>
        </w:rPr>
      </w:pPr>
    </w:p>
    <w:p w14:paraId="0000003D" w14:textId="77777777" w:rsidR="004B5359" w:rsidRDefault="00FC639E">
      <w:pPr>
        <w:spacing w:after="0" w:line="240" w:lineRule="auto"/>
        <w:jc w:val="both"/>
        <w:rPr>
          <w:sz w:val="24"/>
          <w:szCs w:val="24"/>
        </w:rPr>
      </w:pPr>
      <w:r>
        <w:rPr>
          <w:sz w:val="24"/>
          <w:szCs w:val="24"/>
        </w:rPr>
        <w:t xml:space="preserve">This study was conducted on </w:t>
      </w:r>
      <w:proofErr w:type="spellStart"/>
      <w:r>
        <w:rPr>
          <w:sz w:val="24"/>
          <w:szCs w:val="24"/>
        </w:rPr>
        <w:t>Boi</w:t>
      </w:r>
      <w:proofErr w:type="spellEnd"/>
      <w:r>
        <w:rPr>
          <w:sz w:val="24"/>
          <w:szCs w:val="24"/>
        </w:rPr>
        <w:t xml:space="preserve"> Island in the </w:t>
      </w:r>
      <w:proofErr w:type="spellStart"/>
      <w:r>
        <w:rPr>
          <w:sz w:val="24"/>
          <w:szCs w:val="24"/>
        </w:rPr>
        <w:t>Ao</w:t>
      </w:r>
      <w:proofErr w:type="spellEnd"/>
      <w:r>
        <w:rPr>
          <w:sz w:val="24"/>
          <w:szCs w:val="24"/>
        </w:rPr>
        <w:t xml:space="preserve"> </w:t>
      </w:r>
      <w:proofErr w:type="spellStart"/>
      <w:r>
        <w:rPr>
          <w:sz w:val="24"/>
          <w:szCs w:val="24"/>
        </w:rPr>
        <w:t>Phang</w:t>
      </w:r>
      <w:proofErr w:type="spellEnd"/>
      <w:r>
        <w:rPr>
          <w:sz w:val="24"/>
          <w:szCs w:val="24"/>
        </w:rPr>
        <w:t xml:space="preserve"> Nga National Park, southern Thailand (</w:t>
      </w:r>
      <w:proofErr w:type="spellStart"/>
      <w:r>
        <w:rPr>
          <w:sz w:val="24"/>
          <w:szCs w:val="24"/>
        </w:rPr>
        <w:t>Luncz</w:t>
      </w:r>
      <w:proofErr w:type="spellEnd"/>
      <w:r>
        <w:rPr>
          <w:sz w:val="24"/>
          <w:szCs w:val="24"/>
        </w:rPr>
        <w:t xml:space="preserve"> et al., 2019). </w:t>
      </w:r>
      <w:sdt>
        <w:sdtPr>
          <w:tag w:val="goog_rdk_59"/>
          <w:id w:val="1361564559"/>
        </w:sdtPr>
        <w:sdtContent>
          <w:ins w:id="63" w:author="Tracy Kivell" w:date="2026-07-12T09:53:00Z">
            <w:r>
              <w:rPr>
                <w:sz w:val="24"/>
                <w:szCs w:val="24"/>
              </w:rPr>
              <w:t xml:space="preserve">All </w:t>
            </w:r>
          </w:ins>
        </w:sdtContent>
      </w:sdt>
      <w:sdt>
        <w:sdtPr>
          <w:tag w:val="goog_rdk_60"/>
          <w:id w:val="1370527326"/>
        </w:sdtPr>
        <w:sdtContent>
          <w:sdt>
            <w:sdtPr>
              <w:tag w:val="goog_rdk_61"/>
              <w:id w:val="-1795890073"/>
            </w:sdtPr>
            <w:sdtContent>
              <w:commentRangeStart w:id="64"/>
            </w:sdtContent>
          </w:sdt>
          <w:del w:id="65" w:author="Tracy Kivell" w:date="2026-07-12T09:53:00Z">
            <w:r>
              <w:rPr>
                <w:sz w:val="24"/>
                <w:szCs w:val="24"/>
              </w:rPr>
              <w:delText>D</w:delText>
            </w:r>
          </w:del>
        </w:sdtContent>
      </w:sdt>
      <w:sdt>
        <w:sdtPr>
          <w:tag w:val="goog_rdk_62"/>
          <w:id w:val="-2043361990"/>
        </w:sdtPr>
        <w:sdtContent>
          <w:ins w:id="66" w:author="Tracy Kivell" w:date="2026-07-12T09:53:00Z">
            <w:r>
              <w:rPr>
                <w:sz w:val="24"/>
                <w:szCs w:val="24"/>
              </w:rPr>
              <w:t>d</w:t>
            </w:r>
          </w:ins>
        </w:sdtContent>
      </w:sdt>
      <w:r>
        <w:rPr>
          <w:sz w:val="24"/>
          <w:szCs w:val="24"/>
        </w:rPr>
        <w:t xml:space="preserve">ata were collected </w:t>
      </w:r>
      <w:sdt>
        <w:sdtPr>
          <w:tag w:val="goog_rdk_63"/>
          <w:id w:val="1678620478"/>
        </w:sdtPr>
        <w:sdtContent>
          <w:ins w:id="67" w:author="Tracy Kivell" w:date="2026-07-12T09:53:00Z">
            <w:r>
              <w:rPr>
                <w:sz w:val="24"/>
                <w:szCs w:val="24"/>
              </w:rPr>
              <w:t xml:space="preserve">by RN </w:t>
            </w:r>
          </w:ins>
        </w:sdtContent>
      </w:sdt>
      <w:r>
        <w:rPr>
          <w:sz w:val="24"/>
          <w:szCs w:val="24"/>
        </w:rPr>
        <w:t xml:space="preserve">between November 2023 and March 2025 and again between December 2025 and March 2026. </w:t>
      </w:r>
      <w:commentRangeEnd w:id="64"/>
      <w:r>
        <w:commentReference w:id="64"/>
      </w:r>
      <w:r>
        <w:rPr>
          <w:sz w:val="24"/>
          <w:szCs w:val="24"/>
        </w:rPr>
        <w:t>The study focused on a wild group of stone</w:t>
      </w:r>
      <w:sdt>
        <w:sdtPr>
          <w:tag w:val="goog_rdk_64"/>
          <w:id w:val="-1367241334"/>
        </w:sdtPr>
        <w:sdtContent>
          <w:ins w:id="68" w:author="Tracy Kivell" w:date="2026-07-12T09:50:00Z">
            <w:r>
              <w:rPr>
                <w:sz w:val="24"/>
                <w:szCs w:val="24"/>
              </w:rPr>
              <w:t xml:space="preserve"> </w:t>
            </w:r>
          </w:ins>
        </w:sdtContent>
      </w:sdt>
      <w:sdt>
        <w:sdtPr>
          <w:tag w:val="goog_rdk_65"/>
          <w:id w:val="-1477000321"/>
        </w:sdtPr>
        <w:sdtContent>
          <w:del w:id="69" w:author="Tracy Kivell" w:date="2026-07-12T09:50:00Z">
            <w:r>
              <w:rPr>
                <w:sz w:val="24"/>
                <w:szCs w:val="24"/>
              </w:rPr>
              <w:delText>-</w:delText>
            </w:r>
          </w:del>
        </w:sdtContent>
      </w:sdt>
      <w:r>
        <w:rPr>
          <w:sz w:val="24"/>
          <w:szCs w:val="24"/>
        </w:rPr>
        <w:t>too</w:t>
      </w:r>
      <w:sdt>
        <w:sdtPr>
          <w:tag w:val="goog_rdk_66"/>
          <w:id w:val="1600457736"/>
        </w:sdtPr>
        <w:sdtContent>
          <w:ins w:id="70" w:author="Tracy Kivell" w:date="2026-07-12T09:50:00Z">
            <w:r>
              <w:rPr>
                <w:sz w:val="24"/>
                <w:szCs w:val="24"/>
              </w:rPr>
              <w:t>-</w:t>
            </w:r>
          </w:ins>
        </w:sdtContent>
      </w:sdt>
      <w:r>
        <w:rPr>
          <w:sz w:val="24"/>
          <w:szCs w:val="24"/>
        </w:rPr>
        <w:t>l using long-tailed macaques (</w:t>
      </w:r>
      <w:proofErr w:type="spellStart"/>
      <w:r>
        <w:rPr>
          <w:i/>
          <w:iCs/>
          <w:sz w:val="24"/>
          <w:szCs w:val="24"/>
        </w:rPr>
        <w:t>Macaca</w:t>
      </w:r>
      <w:proofErr w:type="spellEnd"/>
      <w:r>
        <w:rPr>
          <w:i/>
          <w:iCs/>
          <w:sz w:val="24"/>
          <w:szCs w:val="24"/>
        </w:rPr>
        <w:t xml:space="preserve"> </w:t>
      </w:r>
      <w:proofErr w:type="spellStart"/>
      <w:r>
        <w:rPr>
          <w:i/>
          <w:iCs/>
          <w:sz w:val="24"/>
          <w:szCs w:val="24"/>
        </w:rPr>
        <w:t>fascicularis</w:t>
      </w:r>
      <w:proofErr w:type="spellEnd"/>
      <w:r>
        <w:rPr>
          <w:sz w:val="24"/>
          <w:szCs w:val="24"/>
        </w:rPr>
        <w:t xml:space="preserve">) called LIG. A field-site map of </w:t>
      </w:r>
      <w:proofErr w:type="spellStart"/>
      <w:r>
        <w:rPr>
          <w:sz w:val="24"/>
          <w:szCs w:val="24"/>
        </w:rPr>
        <w:t>Boi</w:t>
      </w:r>
      <w:proofErr w:type="spellEnd"/>
      <w:r>
        <w:rPr>
          <w:sz w:val="24"/>
          <w:szCs w:val="24"/>
        </w:rPr>
        <w:t xml:space="preserve"> Island and the study area is provided in Figure 1.</w:t>
      </w:r>
    </w:p>
    <w:p w14:paraId="0000003E" w14:textId="77777777" w:rsidR="004B5359" w:rsidRDefault="004B5359">
      <w:pPr>
        <w:spacing w:after="0" w:line="240" w:lineRule="auto"/>
        <w:jc w:val="both"/>
        <w:rPr>
          <w:sz w:val="24"/>
          <w:szCs w:val="24"/>
        </w:rPr>
      </w:pPr>
    </w:p>
    <w:p w14:paraId="0000003F" w14:textId="77777777" w:rsidR="004B5359" w:rsidRDefault="00FC639E">
      <w:pPr>
        <w:spacing w:after="0" w:line="240" w:lineRule="auto"/>
        <w:jc w:val="both"/>
        <w:rPr>
          <w:sz w:val="24"/>
          <w:szCs w:val="24"/>
        </w:rPr>
      </w:pPr>
      <w:r>
        <w:rPr>
          <w:sz w:val="24"/>
          <w:szCs w:val="24"/>
        </w:rPr>
        <w:t>The study group was a multi-male</w:t>
      </w:r>
      <w:sdt>
        <w:sdtPr>
          <w:tag w:val="goog_rdk_67"/>
          <w:id w:val="1905924176"/>
        </w:sdtPr>
        <w:sdtContent>
          <w:ins w:id="71" w:author="Tracy Kivell" w:date="2026-07-12T09:50:00Z">
            <w:r>
              <w:rPr>
                <w:sz w:val="24"/>
                <w:szCs w:val="24"/>
              </w:rPr>
              <w:t>,</w:t>
            </w:r>
          </w:ins>
        </w:sdtContent>
      </w:sdt>
      <w:r>
        <w:rPr>
          <w:sz w:val="24"/>
          <w:szCs w:val="24"/>
        </w:rPr>
        <w:t xml:space="preserve"> multi-female social group consisting of approximately 70 individuals during the study period (Supplementary Table 1). </w:t>
      </w:r>
      <w:sdt>
        <w:sdtPr>
          <w:tag w:val="goog_rdk_68"/>
          <w:id w:val="-1650566422"/>
        </w:sdtPr>
        <w:sdtContent>
          <w:commentRangeStart w:id="72"/>
        </w:sdtContent>
      </w:sdt>
      <w:r>
        <w:rPr>
          <w:sz w:val="24"/>
          <w:szCs w:val="24"/>
        </w:rPr>
        <w:t>All individuals were fully habituated to human observers</w:t>
      </w:r>
      <w:commentRangeEnd w:id="72"/>
      <w:r>
        <w:commentReference w:id="72"/>
      </w:r>
      <w:r>
        <w:rPr>
          <w:sz w:val="24"/>
          <w:szCs w:val="24"/>
        </w:rPr>
        <w:t xml:space="preserve"> and </w:t>
      </w:r>
      <w:sdt>
        <w:sdtPr>
          <w:tag w:val="goog_rdk_69"/>
          <w:id w:val="549874616"/>
        </w:sdtPr>
        <w:sdtContent>
          <w:ins w:id="73" w:author="Tracy Kivell" w:date="2026-07-12T09:52:00Z">
            <w:r>
              <w:rPr>
                <w:sz w:val="24"/>
                <w:szCs w:val="24"/>
              </w:rPr>
              <w:t>each individual could be</w:t>
            </w:r>
          </w:ins>
        </w:sdtContent>
      </w:sdt>
      <w:sdt>
        <w:sdtPr>
          <w:tag w:val="goog_rdk_70"/>
          <w:id w:val="-1526216526"/>
        </w:sdtPr>
        <w:sdtContent>
          <w:del w:id="74" w:author="Tracy Kivell" w:date="2026-07-12T09:52:00Z">
            <w:r>
              <w:rPr>
                <w:sz w:val="24"/>
                <w:szCs w:val="24"/>
              </w:rPr>
              <w:delText>were</w:delText>
            </w:r>
          </w:del>
        </w:sdtContent>
      </w:sdt>
      <w:r>
        <w:rPr>
          <w:sz w:val="24"/>
          <w:szCs w:val="24"/>
        </w:rPr>
        <w:t xml:space="preserve"> identified </w:t>
      </w:r>
      <w:sdt>
        <w:sdtPr>
          <w:tag w:val="goog_rdk_71"/>
          <w:id w:val="1410229322"/>
        </w:sdtPr>
        <w:sdtContent>
          <w:ins w:id="75" w:author="Tracy Kivell" w:date="2026-07-12T09:53:00Z">
            <w:r>
              <w:rPr>
                <w:sz w:val="24"/>
                <w:szCs w:val="24"/>
              </w:rPr>
              <w:t xml:space="preserve">by RN </w:t>
            </w:r>
          </w:ins>
        </w:sdtContent>
      </w:sdt>
      <w:r>
        <w:rPr>
          <w:sz w:val="24"/>
          <w:szCs w:val="24"/>
        </w:rPr>
        <w:t>using physical characteristics including body size, facial features, pelage patterns, scars, and tail morphology. We</w:t>
      </w:r>
      <w:sdt>
        <w:sdtPr>
          <w:tag w:val="goog_rdk_72"/>
          <w:id w:val="-106359795"/>
        </w:sdtPr>
        <w:sdtContent>
          <w:ins w:id="76" w:author="Tracy Kivell" w:date="2026-07-12T09:53:00Z">
            <w:r>
              <w:rPr>
                <w:sz w:val="24"/>
                <w:szCs w:val="24"/>
              </w:rPr>
              <w:t xml:space="preserve"> include in this study only </w:t>
            </w:r>
          </w:ins>
        </w:sdtContent>
      </w:sdt>
      <w:sdt>
        <w:sdtPr>
          <w:tag w:val="goog_rdk_73"/>
          <w:id w:val="1361431362"/>
        </w:sdtPr>
        <w:sdtContent>
          <w:del w:id="77" w:author="Tracy Kivell" w:date="2026-07-12T09:53:00Z">
            <w:r>
              <w:rPr>
                <w:sz w:val="24"/>
                <w:szCs w:val="24"/>
              </w:rPr>
              <w:delText xml:space="preserve"> studied all</w:delText>
            </w:r>
          </w:del>
        </w:sdtContent>
      </w:sdt>
      <w:r>
        <w:rPr>
          <w:sz w:val="24"/>
          <w:szCs w:val="24"/>
        </w:rPr>
        <w:t xml:space="preserve"> adult individuals, </w:t>
      </w:r>
      <w:sdt>
        <w:sdtPr>
          <w:tag w:val="goog_rdk_74"/>
          <w:id w:val="-1488849388"/>
        </w:sdtPr>
        <w:sdtContent>
          <w:ins w:id="78" w:author="Tracy Kivell" w:date="2026-07-12T09:54:00Z">
            <w:r>
              <w:rPr>
                <w:sz w:val="24"/>
                <w:szCs w:val="24"/>
              </w:rPr>
              <w:t>a</w:t>
            </w:r>
          </w:ins>
        </w:sdtContent>
      </w:sdt>
      <w:sdt>
        <w:sdtPr>
          <w:tag w:val="goog_rdk_75"/>
          <w:id w:val="-946831642"/>
        </w:sdtPr>
        <w:sdtContent>
          <w:del w:id="79" w:author="Tracy Kivell" w:date="2026-07-12T09:54:00Z">
            <w:r>
              <w:rPr>
                <w:sz w:val="24"/>
                <w:szCs w:val="24"/>
              </w:rPr>
              <w:delText>in</w:delText>
            </w:r>
          </w:del>
        </w:sdtContent>
      </w:sdt>
      <w:r>
        <w:rPr>
          <w:sz w:val="24"/>
          <w:szCs w:val="24"/>
        </w:rPr>
        <w:t xml:space="preserve"> total 34 monkeys (13 </w:t>
      </w:r>
      <w:sdt>
        <w:sdtPr>
          <w:tag w:val="goog_rdk_76"/>
          <w:id w:val="371030758"/>
        </w:sdtPr>
        <w:sdtContent>
          <w:del w:id="80" w:author="Tracy Kivell" w:date="2026-07-12T09:54:00Z">
            <w:r>
              <w:rPr>
                <w:sz w:val="24"/>
                <w:szCs w:val="24"/>
              </w:rPr>
              <w:delText xml:space="preserve">adult </w:delText>
            </w:r>
          </w:del>
        </w:sdtContent>
      </w:sdt>
      <w:r>
        <w:rPr>
          <w:sz w:val="24"/>
          <w:szCs w:val="24"/>
        </w:rPr>
        <w:t xml:space="preserve">males and 21 </w:t>
      </w:r>
      <w:sdt>
        <w:sdtPr>
          <w:tag w:val="goog_rdk_77"/>
          <w:id w:val="-1101966824"/>
        </w:sdtPr>
        <w:sdtContent>
          <w:del w:id="81" w:author="Tracy Kivell" w:date="2026-07-12T09:54:00Z">
            <w:r>
              <w:rPr>
                <w:sz w:val="24"/>
                <w:szCs w:val="24"/>
              </w:rPr>
              <w:delText xml:space="preserve">adult </w:delText>
            </w:r>
          </w:del>
        </w:sdtContent>
      </w:sdt>
      <w:r>
        <w:rPr>
          <w:sz w:val="24"/>
          <w:szCs w:val="24"/>
        </w:rPr>
        <w:t xml:space="preserve">females), for this study. Infants and younger juveniles were excluded because hand preferences during early ontogeny may not yet reflect stable adult patterns of manual lateralization </w:t>
      </w:r>
      <w:sdt>
        <w:sdtPr>
          <w:tag w:val="goog_rdk_78"/>
          <w:id w:val="1510141761"/>
        </w:sdtPr>
        <w:sdtContent>
          <w:commentRangeStart w:id="82"/>
        </w:sdtContent>
      </w:sdt>
      <w:r>
        <w:rPr>
          <w:sz w:val="24"/>
          <w:szCs w:val="24"/>
        </w:rPr>
        <w:t>(ref)</w:t>
      </w:r>
      <w:commentRangeEnd w:id="82"/>
      <w:r>
        <w:commentReference w:id="82"/>
      </w:r>
      <w:r>
        <w:rPr>
          <w:sz w:val="24"/>
          <w:szCs w:val="24"/>
        </w:rPr>
        <w:t>.</w:t>
      </w:r>
    </w:p>
    <w:p w14:paraId="00000040" w14:textId="77777777" w:rsidR="004B5359" w:rsidRDefault="004B5359">
      <w:pPr>
        <w:spacing w:after="0" w:line="240" w:lineRule="auto"/>
        <w:jc w:val="both"/>
        <w:rPr>
          <w:sz w:val="24"/>
          <w:szCs w:val="24"/>
        </w:rPr>
      </w:pPr>
    </w:p>
    <w:p w14:paraId="00000041" w14:textId="77777777" w:rsidR="004B5359" w:rsidRDefault="00FC639E">
      <w:pPr>
        <w:spacing w:after="0" w:line="240" w:lineRule="auto"/>
        <w:jc w:val="both"/>
        <w:rPr>
          <w:i/>
          <w:iCs/>
          <w:sz w:val="24"/>
          <w:szCs w:val="24"/>
        </w:rPr>
      </w:pPr>
      <w:r>
        <w:rPr>
          <w:i/>
          <w:iCs/>
          <w:sz w:val="24"/>
          <w:szCs w:val="24"/>
        </w:rPr>
        <w:t>Behavioral observations and data collection</w:t>
      </w:r>
    </w:p>
    <w:p w14:paraId="00000042" w14:textId="77777777" w:rsidR="004B5359" w:rsidRDefault="004B5359">
      <w:pPr>
        <w:spacing w:after="0" w:line="240" w:lineRule="auto"/>
        <w:jc w:val="both"/>
        <w:rPr>
          <w:sz w:val="24"/>
          <w:szCs w:val="24"/>
        </w:rPr>
      </w:pPr>
    </w:p>
    <w:p w14:paraId="00000043" w14:textId="77777777" w:rsidR="004B5359" w:rsidRDefault="00FC639E">
      <w:pPr>
        <w:spacing w:after="0" w:line="240" w:lineRule="auto"/>
        <w:jc w:val="both"/>
        <w:rPr>
          <w:sz w:val="24"/>
          <w:szCs w:val="24"/>
        </w:rPr>
      </w:pPr>
      <w:r>
        <w:rPr>
          <w:sz w:val="24"/>
          <w:szCs w:val="24"/>
        </w:rPr>
        <w:t>Behavioral data were collected using focal animal sampling and scan sampling techniques. To examine the relationship between hand preference and task complexity we studied a set of naturally occurring food-processing behaviors routinely performed by the LIG macaques. These behaviors share the common function of processing food items prior to consumption but differ markedly in their motor and mechanical demands. The behaviors were food rubbing, food washing, food pounding, and two stone-tool-assisted behaviors (nut-cracking and oyster processing). Food rubbing involves repeatedly rubbing food items, most commonly rattan fruits (</w:t>
      </w:r>
      <w:r>
        <w:rPr>
          <w:i/>
          <w:iCs/>
          <w:sz w:val="24"/>
          <w:szCs w:val="24"/>
        </w:rPr>
        <w:t>Calamus sp.</w:t>
      </w:r>
      <w:r>
        <w:rPr>
          <w:sz w:val="24"/>
          <w:szCs w:val="24"/>
        </w:rPr>
        <w:t>), against a wooden substrate before consumption. Food washing consists of rinsing food items, primarily alba fruits (</w:t>
      </w:r>
      <w:proofErr w:type="spellStart"/>
      <w:r>
        <w:rPr>
          <w:i/>
          <w:iCs/>
          <w:sz w:val="24"/>
          <w:szCs w:val="24"/>
        </w:rPr>
        <w:t>Sonneratia</w:t>
      </w:r>
      <w:proofErr w:type="spellEnd"/>
      <w:r>
        <w:rPr>
          <w:i/>
          <w:iCs/>
          <w:sz w:val="24"/>
          <w:szCs w:val="24"/>
        </w:rPr>
        <w:t xml:space="preserve"> alba</w:t>
      </w:r>
      <w:r>
        <w:rPr>
          <w:sz w:val="24"/>
          <w:szCs w:val="24"/>
        </w:rPr>
        <w:t xml:space="preserve">), in tide pools prior to eating. Food pounding involves pounding a food item such as clams against a hard surface to break the outer tissues and access the edible portions. Nut-cracking and oyster processing involve the use of handheld stone tools to crack sea almonds and open oysters, respectively. Representative examples of these behaviors are shown in Video 1, and stone-tool-assisted oyster processing is illustrated in Figure 2b. For each </w:t>
      </w:r>
      <w:proofErr w:type="spellStart"/>
      <w:r>
        <w:rPr>
          <w:sz w:val="24"/>
          <w:szCs w:val="24"/>
        </w:rPr>
        <w:t>behavioural</w:t>
      </w:r>
      <w:proofErr w:type="spellEnd"/>
      <w:r>
        <w:rPr>
          <w:sz w:val="24"/>
          <w:szCs w:val="24"/>
        </w:rPr>
        <w:t xml:space="preserve"> event, we recorded the identity of the acting individual, </w:t>
      </w:r>
      <w:proofErr w:type="spellStart"/>
      <w:r>
        <w:rPr>
          <w:sz w:val="24"/>
          <w:szCs w:val="24"/>
        </w:rPr>
        <w:t>behavioural</w:t>
      </w:r>
      <w:proofErr w:type="spellEnd"/>
      <w:r>
        <w:rPr>
          <w:sz w:val="24"/>
          <w:szCs w:val="24"/>
        </w:rPr>
        <w:t xml:space="preserve"> context, and the hand used during food manipulation or tool use. </w:t>
      </w:r>
      <w:sdt>
        <w:sdtPr>
          <w:tag w:val="goog_rdk_79"/>
          <w:id w:val="1468349155"/>
        </w:sdtPr>
        <w:sdtContent>
          <w:commentRangeStart w:id="83"/>
        </w:sdtContent>
      </w:sdt>
      <w:r>
        <w:rPr>
          <w:sz w:val="24"/>
          <w:szCs w:val="24"/>
        </w:rPr>
        <w:t>Hand use was classified as left, right, or both hands.</w:t>
      </w:r>
      <w:commentRangeEnd w:id="83"/>
      <w:r>
        <w:commentReference w:id="83"/>
      </w:r>
      <w:r>
        <w:rPr>
          <w:sz w:val="24"/>
          <w:szCs w:val="24"/>
        </w:rPr>
        <w:t xml:space="preserve"> </w:t>
      </w:r>
      <w:proofErr w:type="spellStart"/>
      <w:r>
        <w:rPr>
          <w:sz w:val="24"/>
          <w:szCs w:val="24"/>
        </w:rPr>
        <w:t>Behavioural</w:t>
      </w:r>
      <w:proofErr w:type="spellEnd"/>
      <w:r>
        <w:rPr>
          <w:sz w:val="24"/>
          <w:szCs w:val="24"/>
        </w:rPr>
        <w:t xml:space="preserve"> observations were supplemented opportunistically with handheld video recordings to verify </w:t>
      </w:r>
      <w:proofErr w:type="spellStart"/>
      <w:r>
        <w:rPr>
          <w:sz w:val="24"/>
          <w:szCs w:val="24"/>
        </w:rPr>
        <w:t>behavioural</w:t>
      </w:r>
      <w:proofErr w:type="spellEnd"/>
      <w:r>
        <w:rPr>
          <w:sz w:val="24"/>
          <w:szCs w:val="24"/>
        </w:rPr>
        <w:t xml:space="preserve"> classifications and hand-use patterns.</w:t>
      </w:r>
    </w:p>
    <w:p w14:paraId="00000044" w14:textId="77777777" w:rsidR="004B5359" w:rsidRDefault="004B5359">
      <w:pPr>
        <w:spacing w:after="0" w:line="240" w:lineRule="auto"/>
        <w:jc w:val="both"/>
        <w:rPr>
          <w:sz w:val="24"/>
          <w:szCs w:val="24"/>
        </w:rPr>
      </w:pPr>
    </w:p>
    <w:p w14:paraId="00000045" w14:textId="77777777" w:rsidR="004B5359" w:rsidRDefault="00FC639E">
      <w:pPr>
        <w:spacing w:after="0" w:line="240" w:lineRule="auto"/>
        <w:jc w:val="both"/>
        <w:rPr>
          <w:sz w:val="24"/>
          <w:szCs w:val="24"/>
        </w:rPr>
      </w:pPr>
      <w:r>
        <w:rPr>
          <w:sz w:val="24"/>
          <w:szCs w:val="24"/>
        </w:rPr>
        <w:t xml:space="preserve">To examine fine-scale spatial associations during foraging, we conducted scan-based proximity observations. During each scan, we recorded the identity of the focal individual, the identities of all nearby adult individuals within 5 m, their distance from the focal individual (&lt;1 m, &lt;3 m, or &lt;5 </w:t>
      </w:r>
      <w:r>
        <w:rPr>
          <w:sz w:val="24"/>
          <w:szCs w:val="24"/>
        </w:rPr>
        <w:lastRenderedPageBreak/>
        <w:t xml:space="preserve">m), and the </w:t>
      </w:r>
      <w:proofErr w:type="spellStart"/>
      <w:r>
        <w:rPr>
          <w:sz w:val="24"/>
          <w:szCs w:val="24"/>
        </w:rPr>
        <w:t>behavioural</w:t>
      </w:r>
      <w:proofErr w:type="spellEnd"/>
      <w:r>
        <w:rPr>
          <w:sz w:val="24"/>
          <w:szCs w:val="24"/>
        </w:rPr>
        <w:t xml:space="preserve"> context of the focal individual at the time of the scan. Dyads were subsequently constructed from focal-</w:t>
      </w:r>
      <w:proofErr w:type="spellStart"/>
      <w:r>
        <w:rPr>
          <w:sz w:val="24"/>
          <w:szCs w:val="24"/>
        </w:rPr>
        <w:t>neighbour</w:t>
      </w:r>
      <w:proofErr w:type="spellEnd"/>
      <w:r>
        <w:rPr>
          <w:sz w:val="24"/>
          <w:szCs w:val="24"/>
        </w:rPr>
        <w:t xml:space="preserve"> pairings. For each dyad, we quantified the frequency with which the two individuals were observed within each proximity category across three </w:t>
      </w:r>
      <w:proofErr w:type="spellStart"/>
      <w:r>
        <w:rPr>
          <w:sz w:val="24"/>
          <w:szCs w:val="24"/>
        </w:rPr>
        <w:t>behavioural</w:t>
      </w:r>
      <w:proofErr w:type="spellEnd"/>
      <w:r>
        <w:rPr>
          <w:sz w:val="24"/>
          <w:szCs w:val="24"/>
        </w:rPr>
        <w:t xml:space="preserve"> contexts: stone-tool-assisted oyster foraging, </w:t>
      </w:r>
      <w:sdt>
        <w:sdtPr>
          <w:tag w:val="goog_rdk_80"/>
          <w:id w:val="-769562522"/>
        </w:sdtPr>
        <w:sdtContent>
          <w:commentRangeStart w:id="84"/>
        </w:sdtContent>
      </w:sdt>
      <w:r>
        <w:rPr>
          <w:sz w:val="24"/>
          <w:szCs w:val="24"/>
        </w:rPr>
        <w:t>foraging without tools</w:t>
      </w:r>
      <w:commentRangeEnd w:id="84"/>
      <w:r>
        <w:commentReference w:id="84"/>
      </w:r>
      <w:r>
        <w:rPr>
          <w:sz w:val="24"/>
          <w:szCs w:val="24"/>
        </w:rPr>
        <w:t xml:space="preserve">, and </w:t>
      </w:r>
      <w:sdt>
        <w:sdtPr>
          <w:tag w:val="goog_rdk_81"/>
          <w:id w:val="-1397133077"/>
        </w:sdtPr>
        <w:sdtContent>
          <w:commentRangeStart w:id="85"/>
        </w:sdtContent>
      </w:sdt>
      <w:r>
        <w:rPr>
          <w:sz w:val="24"/>
          <w:szCs w:val="24"/>
        </w:rPr>
        <w:t>all other activities.</w:t>
      </w:r>
      <w:commentRangeEnd w:id="85"/>
      <w:r>
        <w:commentReference w:id="85"/>
      </w:r>
      <w:r>
        <w:rPr>
          <w:sz w:val="24"/>
          <w:szCs w:val="24"/>
        </w:rPr>
        <w:t xml:space="preserve"> </w:t>
      </w:r>
      <w:sdt>
        <w:sdtPr>
          <w:tag w:val="goog_rdk_82"/>
          <w:id w:val="320807771"/>
        </w:sdtPr>
        <w:sdtContent>
          <w:commentRangeStart w:id="86"/>
        </w:sdtContent>
      </w:sdt>
      <w:r>
        <w:rPr>
          <w:sz w:val="24"/>
          <w:szCs w:val="24"/>
        </w:rPr>
        <w:t>Natural nut-cracking events</w:t>
      </w:r>
      <w:commentRangeEnd w:id="86"/>
      <w:r>
        <w:commentReference w:id="86"/>
      </w:r>
      <w:r>
        <w:rPr>
          <w:sz w:val="24"/>
          <w:szCs w:val="24"/>
        </w:rPr>
        <w:t xml:space="preserve"> were excluded from these analyses because they occurred too infrequently at the individual level to permit meaningful comparisons. </w:t>
      </w:r>
      <w:sdt>
        <w:sdtPr>
          <w:tag w:val="goog_rdk_83"/>
          <w:id w:val="311518125"/>
        </w:sdtPr>
        <w:sdtContent>
          <w:commentRangeStart w:id="87"/>
        </w:sdtContent>
      </w:sdt>
      <w:r>
        <w:rPr>
          <w:sz w:val="24"/>
          <w:szCs w:val="24"/>
        </w:rPr>
        <w:t xml:space="preserve">We selected three proximity categories (&lt;1 m, &lt;3 m, and &lt;5 m) to examine whether any association between handedness and spatial organization was restricted to immediate </w:t>
      </w:r>
      <w:proofErr w:type="spellStart"/>
      <w:r>
        <w:rPr>
          <w:sz w:val="24"/>
          <w:szCs w:val="24"/>
        </w:rPr>
        <w:t>neighbours</w:t>
      </w:r>
      <w:proofErr w:type="spellEnd"/>
      <w:r>
        <w:rPr>
          <w:sz w:val="24"/>
          <w:szCs w:val="24"/>
        </w:rPr>
        <w:t xml:space="preserve"> or extended over progressively larger spatial scales. </w:t>
      </w:r>
      <w:commentRangeEnd w:id="87"/>
      <w:r>
        <w:commentReference w:id="87"/>
      </w:r>
      <w:r>
        <w:rPr>
          <w:sz w:val="24"/>
          <w:szCs w:val="24"/>
        </w:rPr>
        <w:t>Based on our hypothesis that handedness influences fine-scale</w:t>
      </w:r>
      <w:sdt>
        <w:sdtPr>
          <w:tag w:val="goog_rdk_84"/>
          <w:id w:val="-1488565653"/>
        </w:sdtPr>
        <w:sdtContent>
          <w:commentRangeStart w:id="88"/>
        </w:sdtContent>
      </w:sdt>
      <w:r>
        <w:rPr>
          <w:sz w:val="24"/>
          <w:szCs w:val="24"/>
        </w:rPr>
        <w:t xml:space="preserve"> spacing</w:t>
      </w:r>
      <w:commentRangeEnd w:id="88"/>
      <w:r>
        <w:commentReference w:id="88"/>
      </w:r>
      <w:r>
        <w:rPr>
          <w:sz w:val="24"/>
          <w:szCs w:val="24"/>
        </w:rPr>
        <w:t xml:space="preserve"> specifically during stone-tool-assisted oyster foraging, we predicted that any effect would be strongest at the shortest distances and </w:t>
      </w:r>
      <w:sdt>
        <w:sdtPr>
          <w:tag w:val="goog_rdk_85"/>
          <w:id w:val="1815849698"/>
        </w:sdtPr>
        <w:sdtContent>
          <w:ins w:id="89" w:author="Tracy Kivell" w:date="2026-07-12T10:48:00Z">
            <w:r>
              <w:rPr>
                <w:sz w:val="24"/>
                <w:szCs w:val="24"/>
              </w:rPr>
              <w:t xml:space="preserve">weaker or </w:t>
            </w:r>
          </w:ins>
        </w:sdtContent>
      </w:sdt>
      <w:r>
        <w:rPr>
          <w:sz w:val="24"/>
          <w:szCs w:val="24"/>
        </w:rPr>
        <w:t>absent</w:t>
      </w:r>
      <w:sdt>
        <w:sdtPr>
          <w:tag w:val="goog_rdk_86"/>
          <w:id w:val="945609204"/>
        </w:sdtPr>
        <w:sdtContent>
          <w:del w:id="90" w:author="Tracy Kivell" w:date="2026-07-12T10:48:00Z">
            <w:r>
              <w:rPr>
                <w:sz w:val="24"/>
                <w:szCs w:val="24"/>
              </w:rPr>
              <w:delText xml:space="preserve"> or weaker</w:delText>
            </w:r>
          </w:del>
        </w:sdtContent>
      </w:sdt>
      <w:r>
        <w:rPr>
          <w:sz w:val="24"/>
          <w:szCs w:val="24"/>
        </w:rPr>
        <w:t xml:space="preserve"> at larger distances and in other </w:t>
      </w:r>
      <w:proofErr w:type="spellStart"/>
      <w:r>
        <w:rPr>
          <w:sz w:val="24"/>
          <w:szCs w:val="24"/>
        </w:rPr>
        <w:t>behavioural</w:t>
      </w:r>
      <w:proofErr w:type="spellEnd"/>
      <w:r>
        <w:rPr>
          <w:sz w:val="24"/>
          <w:szCs w:val="24"/>
        </w:rPr>
        <w:t xml:space="preserve"> contexts. Because long-tailed macaques form female-philopatric societies, related females may associate closely irrespective of handedness. We therefore repeated the analyses twice: first using all adult dyads and then using only male–female dyads to reduce potential kinship-related biases in spatial associations. </w:t>
      </w:r>
      <w:sdt>
        <w:sdtPr>
          <w:tag w:val="goog_rdk_87"/>
          <w:id w:val="495146069"/>
        </w:sdtPr>
        <w:sdtContent>
          <w:commentRangeStart w:id="91"/>
        </w:sdtContent>
      </w:sdt>
      <w:r>
        <w:rPr>
          <w:sz w:val="24"/>
          <w:szCs w:val="24"/>
        </w:rPr>
        <w:t>Representative examples of opposite-handed individuals foraging in close proximity are shown in Video 2.</w:t>
      </w:r>
      <w:commentRangeEnd w:id="91"/>
      <w:r>
        <w:commentReference w:id="91"/>
      </w:r>
    </w:p>
    <w:p w14:paraId="00000046" w14:textId="77777777" w:rsidR="004B5359" w:rsidRDefault="004B5359">
      <w:pPr>
        <w:spacing w:after="0" w:line="240" w:lineRule="auto"/>
        <w:jc w:val="both"/>
        <w:rPr>
          <w:sz w:val="24"/>
          <w:szCs w:val="24"/>
        </w:rPr>
      </w:pPr>
    </w:p>
    <w:p w14:paraId="00000047" w14:textId="77777777" w:rsidR="004B5359" w:rsidRDefault="00FC639E">
      <w:pPr>
        <w:spacing w:after="0" w:line="240" w:lineRule="auto"/>
        <w:jc w:val="both"/>
        <w:rPr>
          <w:i/>
          <w:iCs/>
          <w:sz w:val="24"/>
          <w:szCs w:val="24"/>
        </w:rPr>
      </w:pPr>
      <w:r>
        <w:rPr>
          <w:i/>
          <w:iCs/>
          <w:sz w:val="24"/>
          <w:szCs w:val="24"/>
        </w:rPr>
        <w:t xml:space="preserve">Statistical Methods </w:t>
      </w:r>
    </w:p>
    <w:p w14:paraId="00000048" w14:textId="77777777" w:rsidR="004B5359" w:rsidRDefault="004B5359">
      <w:pPr>
        <w:spacing w:after="0" w:line="240" w:lineRule="auto"/>
        <w:jc w:val="both"/>
        <w:rPr>
          <w:sz w:val="24"/>
          <w:szCs w:val="24"/>
        </w:rPr>
      </w:pPr>
    </w:p>
    <w:p w14:paraId="00000049" w14:textId="77777777" w:rsidR="004B5359" w:rsidRDefault="00FC639E">
      <w:pPr>
        <w:spacing w:after="0" w:line="240" w:lineRule="auto"/>
        <w:jc w:val="both"/>
        <w:rPr>
          <w:i/>
          <w:iCs/>
          <w:sz w:val="24"/>
          <w:szCs w:val="24"/>
        </w:rPr>
      </w:pPr>
      <w:r>
        <w:rPr>
          <w:i/>
          <w:iCs/>
          <w:sz w:val="24"/>
          <w:szCs w:val="24"/>
        </w:rPr>
        <w:t>Guttman scaling of behavioral complexity</w:t>
      </w:r>
    </w:p>
    <w:p w14:paraId="0000004A" w14:textId="77777777" w:rsidR="004B5359" w:rsidRDefault="004B5359">
      <w:pPr>
        <w:spacing w:after="0" w:line="240" w:lineRule="auto"/>
        <w:jc w:val="both"/>
        <w:rPr>
          <w:sz w:val="24"/>
          <w:szCs w:val="24"/>
        </w:rPr>
      </w:pPr>
    </w:p>
    <w:p w14:paraId="0000004B" w14:textId="77777777" w:rsidR="004B5359" w:rsidRDefault="00FC639E">
      <w:pPr>
        <w:spacing w:after="0" w:line="240" w:lineRule="auto"/>
        <w:jc w:val="both"/>
        <w:rPr>
          <w:sz w:val="24"/>
          <w:szCs w:val="24"/>
        </w:rPr>
      </w:pPr>
      <w:r>
        <w:rPr>
          <w:sz w:val="24"/>
          <w:szCs w:val="24"/>
        </w:rPr>
        <w:t>To quantify variation in task complexity, we arranged five foraging behaviors (food rubbing, food pounding, washing, nut-cracking, and oyster processing) along a simple-to-complex continuum using Guttman scaling. We scored each behavior using five binary task-feature indicators that capture key motor and cognitive demands associated with food processing: transportation requirement, target-specific manipulation, tool use, multi-planar tool manipulation, and bimanual coordination. The operational definitions of these task features are provided in supplementary Table 2. Each feature was scored as present (1) or absent (0), producing a task-feature matrix for all five behaviors (Supplementary Table 3). Under a cumulative Guttman scale, more complex behaviors are expected to contain most or all of the task features present in simpler behaviors. We therefore assessed the extent to which the observed behavioral sequence conformed to this cumulative structure using the coefficient of reproducibility (CR), a measure of how closely the observed data match the expected cumulative pattern. Complexity scores were calculated as the proportion of task features present, producing values ranging from 0 (least complex) to 1 (most complex). The resulting complexity scale was subsequently used to examine the relationship between task complexity and handedness strength.</w:t>
      </w:r>
    </w:p>
    <w:p w14:paraId="0000004C" w14:textId="77777777" w:rsidR="004B5359" w:rsidRDefault="004B5359">
      <w:pPr>
        <w:spacing w:after="0" w:line="240" w:lineRule="auto"/>
        <w:jc w:val="both"/>
        <w:rPr>
          <w:sz w:val="24"/>
          <w:szCs w:val="24"/>
        </w:rPr>
      </w:pPr>
    </w:p>
    <w:p w14:paraId="0000004D" w14:textId="77777777" w:rsidR="004B5359" w:rsidRDefault="00FC639E">
      <w:pPr>
        <w:spacing w:after="0" w:line="240" w:lineRule="auto"/>
        <w:jc w:val="both"/>
        <w:rPr>
          <w:i/>
          <w:iCs/>
          <w:sz w:val="24"/>
          <w:szCs w:val="24"/>
        </w:rPr>
      </w:pPr>
      <w:r>
        <w:rPr>
          <w:i/>
          <w:iCs/>
          <w:sz w:val="24"/>
          <w:szCs w:val="24"/>
        </w:rPr>
        <w:t>Task complexity and handedness strength</w:t>
      </w:r>
    </w:p>
    <w:p w14:paraId="0000004E" w14:textId="77777777" w:rsidR="004B5359" w:rsidRDefault="004B5359">
      <w:pPr>
        <w:spacing w:after="0" w:line="240" w:lineRule="auto"/>
        <w:jc w:val="both"/>
        <w:rPr>
          <w:sz w:val="24"/>
          <w:szCs w:val="24"/>
        </w:rPr>
      </w:pPr>
    </w:p>
    <w:p w14:paraId="0000004F" w14:textId="77777777" w:rsidR="004B5359" w:rsidRDefault="00FC639E">
      <w:pPr>
        <w:spacing w:after="0" w:line="240" w:lineRule="auto"/>
        <w:jc w:val="both"/>
        <w:rPr>
          <w:sz w:val="24"/>
          <w:szCs w:val="24"/>
        </w:rPr>
      </w:pPr>
      <w:r>
        <w:rPr>
          <w:sz w:val="24"/>
          <w:szCs w:val="24"/>
        </w:rPr>
        <w:t>To test whether handedness strength increased with behavioral complexity, we examined the relationship between complexity scores derived from the Guttman scale to individual handedness strength (</w:t>
      </w:r>
      <w:proofErr w:type="spellStart"/>
      <w:r>
        <w:rPr>
          <w:sz w:val="24"/>
          <w:szCs w:val="24"/>
        </w:rPr>
        <w:t>AbsHI</w:t>
      </w:r>
      <w:proofErr w:type="spellEnd"/>
      <w:r>
        <w:rPr>
          <w:sz w:val="24"/>
          <w:szCs w:val="24"/>
        </w:rPr>
        <w:t xml:space="preserve">) across the five foraging behaviors. To quantify individual hand preferences, we calculated a handedness index (HI) for each individual and behavior as: HI = (R − L) / (R + L) (ref). Here, R and L represent the number of right- and left-hand events recorded for </w:t>
      </w:r>
      <w:r>
        <w:rPr>
          <w:sz w:val="24"/>
          <w:szCs w:val="24"/>
        </w:rPr>
        <w:lastRenderedPageBreak/>
        <w:t>a given behavior. Values approaching +1 indicate strong right-handedness, values approaching −1 indicate strong left-handedness, and values near 0 indicate no clear directional preference. Because our objective was to examine the strength rather than the direction of hand preference across the behavioral complexity gradient, we calculated the absolute handedness index (</w:t>
      </w:r>
      <w:proofErr w:type="spellStart"/>
      <w:r>
        <w:rPr>
          <w:sz w:val="24"/>
          <w:szCs w:val="24"/>
        </w:rPr>
        <w:t>AbsHI</w:t>
      </w:r>
      <w:proofErr w:type="spellEnd"/>
      <w:r>
        <w:rPr>
          <w:sz w:val="24"/>
          <w:szCs w:val="24"/>
        </w:rPr>
        <w:t xml:space="preserve"> = |HI|). Values approaching 1 indicate strong lateralization, whereas values approaching 0 indicate ambidextrous behavior. For behaviors in which individuals simultaneously used both hands, one event was added to both the left- and right-hand counts prior to calculating HI. This approach preserved ambidextrous hand use within the handedness metric rather than excluding such observations. Because multiple observations were available for the same individuals across behaviors, we used a repeated-measures correlation to examine the relationship between task complexity and handedness strength while accounting for non-independence among observations from the same subject. Only individuals represented in at least two task-complexity levels were included in the analysis. </w:t>
      </w:r>
    </w:p>
    <w:p w14:paraId="00000050" w14:textId="77777777" w:rsidR="004B5359" w:rsidRDefault="004B5359">
      <w:pPr>
        <w:spacing w:after="0" w:line="240" w:lineRule="auto"/>
        <w:jc w:val="both"/>
        <w:rPr>
          <w:sz w:val="24"/>
          <w:szCs w:val="24"/>
        </w:rPr>
      </w:pPr>
    </w:p>
    <w:p w14:paraId="00000051" w14:textId="77777777" w:rsidR="004B5359" w:rsidRDefault="00FC639E">
      <w:pPr>
        <w:spacing w:after="0" w:line="240" w:lineRule="auto"/>
        <w:jc w:val="both"/>
        <w:rPr>
          <w:i/>
          <w:iCs/>
          <w:sz w:val="24"/>
          <w:szCs w:val="24"/>
        </w:rPr>
      </w:pPr>
      <w:r>
        <w:rPr>
          <w:i/>
          <w:iCs/>
          <w:sz w:val="24"/>
          <w:szCs w:val="24"/>
        </w:rPr>
        <w:t>Individual- and population-level patterns of handedness</w:t>
      </w:r>
    </w:p>
    <w:p w14:paraId="00000052" w14:textId="77777777" w:rsidR="004B5359" w:rsidRDefault="004B5359">
      <w:pPr>
        <w:spacing w:after="0" w:line="240" w:lineRule="auto"/>
        <w:jc w:val="both"/>
        <w:rPr>
          <w:sz w:val="24"/>
          <w:szCs w:val="24"/>
        </w:rPr>
      </w:pPr>
    </w:p>
    <w:p w14:paraId="00000053" w14:textId="77777777" w:rsidR="004B5359" w:rsidRDefault="00FC639E">
      <w:pPr>
        <w:spacing w:after="0" w:line="240" w:lineRule="auto"/>
        <w:jc w:val="both"/>
        <w:rPr>
          <w:sz w:val="24"/>
          <w:szCs w:val="24"/>
        </w:rPr>
      </w:pPr>
      <w:r>
        <w:rPr>
          <w:sz w:val="24"/>
          <w:szCs w:val="24"/>
        </w:rPr>
        <w:t>To examine individual- and population-level handedness, we focused on stone-tool-assisted oyster processing. We selected oyster processing because it represented the most complex behavior in our task-complexity scale and involved skilled, coordinated, and sequential manual actions. Such behaviors are expected to elicit the strongest expression of hand preferences and are therefore considered particularly informative for investigating population-level patterns of handedness (</w:t>
      </w:r>
      <w:proofErr w:type="spellStart"/>
      <w:r>
        <w:rPr>
          <w:sz w:val="24"/>
          <w:szCs w:val="24"/>
        </w:rPr>
        <w:t>Ocklenburg</w:t>
      </w:r>
      <w:proofErr w:type="spellEnd"/>
      <w:r>
        <w:rPr>
          <w:sz w:val="24"/>
          <w:szCs w:val="24"/>
        </w:rPr>
        <w:t xml:space="preserve"> &amp; </w:t>
      </w:r>
      <w:proofErr w:type="spellStart"/>
      <w:r>
        <w:rPr>
          <w:sz w:val="24"/>
          <w:szCs w:val="24"/>
        </w:rPr>
        <w:t>Güntürkün</w:t>
      </w:r>
      <w:proofErr w:type="spellEnd"/>
      <w:r>
        <w:rPr>
          <w:sz w:val="24"/>
          <w:szCs w:val="24"/>
        </w:rPr>
        <w:t xml:space="preserve">, 2018). Individuals were classified as left-handed, right-handed, or ambidextrous based on their oyster-processing handedness scores. To determine whether individual hand preferences differed significantly from chance expectations, we conducted two-tailed binomial tests comparing the frequency of the dominant hand against a null expectation of equal left- and right-hand use (50:50). Population-level handedness was assessed by comparing the number of left- and right-handed individuals within the study population. </w:t>
      </w:r>
    </w:p>
    <w:p w14:paraId="00000054" w14:textId="77777777" w:rsidR="004B5359" w:rsidRDefault="004B5359">
      <w:pPr>
        <w:spacing w:after="0" w:line="240" w:lineRule="auto"/>
        <w:jc w:val="both"/>
        <w:rPr>
          <w:sz w:val="24"/>
          <w:szCs w:val="24"/>
        </w:rPr>
      </w:pPr>
    </w:p>
    <w:p w14:paraId="00000055" w14:textId="77777777" w:rsidR="004B5359" w:rsidRDefault="00FC639E">
      <w:pPr>
        <w:spacing w:after="0" w:line="240" w:lineRule="auto"/>
        <w:jc w:val="both"/>
        <w:rPr>
          <w:i/>
          <w:iCs/>
          <w:sz w:val="24"/>
          <w:szCs w:val="24"/>
        </w:rPr>
      </w:pPr>
      <w:r>
        <w:rPr>
          <w:i/>
          <w:iCs/>
          <w:sz w:val="24"/>
          <w:szCs w:val="24"/>
        </w:rPr>
        <w:t>Effects of handedness on foraging partner composition</w:t>
      </w:r>
    </w:p>
    <w:p w14:paraId="00000056" w14:textId="77777777" w:rsidR="004B5359" w:rsidRDefault="004B5359">
      <w:pPr>
        <w:spacing w:after="0" w:line="240" w:lineRule="auto"/>
        <w:jc w:val="both"/>
        <w:rPr>
          <w:i/>
          <w:iCs/>
          <w:sz w:val="24"/>
          <w:szCs w:val="24"/>
        </w:rPr>
      </w:pPr>
    </w:p>
    <w:p w14:paraId="00000057" w14:textId="77777777" w:rsidR="004B5359" w:rsidRDefault="00FC639E">
      <w:pPr>
        <w:spacing w:after="0" w:line="240" w:lineRule="auto"/>
        <w:jc w:val="both"/>
        <w:rPr>
          <w:sz w:val="24"/>
          <w:szCs w:val="24"/>
        </w:rPr>
      </w:pPr>
      <w:r>
        <w:rPr>
          <w:sz w:val="24"/>
          <w:szCs w:val="24"/>
        </w:rPr>
        <w:t xml:space="preserve">To investigate whether hand preference influenced fine-scale spatial associations during </w:t>
      </w:r>
      <w:sdt>
        <w:sdtPr>
          <w:tag w:val="goog_rdk_88"/>
          <w:id w:val="994947152"/>
        </w:sdtPr>
        <w:sdtContent>
          <w:commentRangeStart w:id="92"/>
        </w:sdtContent>
      </w:sdt>
      <w:r>
        <w:rPr>
          <w:sz w:val="24"/>
          <w:szCs w:val="24"/>
        </w:rPr>
        <w:t>foraging,</w:t>
      </w:r>
      <w:commentRangeEnd w:id="92"/>
      <w:r>
        <w:commentReference w:id="92"/>
      </w:r>
      <w:r>
        <w:rPr>
          <w:sz w:val="24"/>
          <w:szCs w:val="24"/>
        </w:rPr>
        <w:t xml:space="preserve"> we </w:t>
      </w:r>
      <w:proofErr w:type="spellStart"/>
      <w:r>
        <w:rPr>
          <w:sz w:val="24"/>
          <w:szCs w:val="24"/>
        </w:rPr>
        <w:t>analysed</w:t>
      </w:r>
      <w:proofErr w:type="spellEnd"/>
      <w:r>
        <w:rPr>
          <w:sz w:val="24"/>
          <w:szCs w:val="24"/>
        </w:rPr>
        <w:t xml:space="preserve"> scan-sampling observations of focal–</w:t>
      </w:r>
      <w:proofErr w:type="spellStart"/>
      <w:r>
        <w:rPr>
          <w:sz w:val="24"/>
          <w:szCs w:val="24"/>
        </w:rPr>
        <w:t>neighbour</w:t>
      </w:r>
      <w:proofErr w:type="spellEnd"/>
      <w:r>
        <w:rPr>
          <w:sz w:val="24"/>
          <w:szCs w:val="24"/>
        </w:rPr>
        <w:t xml:space="preserve"> associations. Each focal–</w:t>
      </w:r>
      <w:proofErr w:type="spellStart"/>
      <w:r>
        <w:rPr>
          <w:sz w:val="24"/>
          <w:szCs w:val="24"/>
        </w:rPr>
        <w:t>neighbour</w:t>
      </w:r>
      <w:proofErr w:type="spellEnd"/>
      <w:r>
        <w:rPr>
          <w:sz w:val="24"/>
          <w:szCs w:val="24"/>
        </w:rPr>
        <w:t xml:space="preserve"> pair was classified as either opposite-handed (1) or same-handed (0) based on the hand preference of both individuals during oyster processing (Supplementary Table 3). We modelled the probability that an association consisted of opposite-handed individuals using a generalized linear model with binomial error structure and a logit link function. </w:t>
      </w:r>
      <w:proofErr w:type="spellStart"/>
      <w:r>
        <w:rPr>
          <w:sz w:val="24"/>
          <w:szCs w:val="24"/>
        </w:rPr>
        <w:t>Behavioural</w:t>
      </w:r>
      <w:proofErr w:type="spellEnd"/>
      <w:r>
        <w:rPr>
          <w:sz w:val="24"/>
          <w:szCs w:val="24"/>
        </w:rPr>
        <w:t xml:space="preserve"> context, proximity category, and their interaction were included as fixed effects. To account for the possibility that female kinship could influence spatial associations in this female-philopatric species, we repeated the analysis using only male–female associations. Model fit was evaluated by comparing the full model with a null model using likelihood-ratio tests. Overdispersion was assessed using the package AER, and model assumptions were evaluated by inspecting simulated residuals generated with </w:t>
      </w:r>
      <w:proofErr w:type="spellStart"/>
      <w:r>
        <w:rPr>
          <w:sz w:val="24"/>
          <w:szCs w:val="24"/>
        </w:rPr>
        <w:t>DHARMa</w:t>
      </w:r>
      <w:proofErr w:type="spellEnd"/>
      <w:r>
        <w:rPr>
          <w:sz w:val="24"/>
          <w:szCs w:val="24"/>
        </w:rPr>
        <w:t xml:space="preserve">. Diagnostic plots assessing residual uniformity, </w:t>
      </w:r>
      <w:r>
        <w:rPr>
          <w:sz w:val="24"/>
          <w:szCs w:val="24"/>
        </w:rPr>
        <w:lastRenderedPageBreak/>
        <w:t>overdispersion, and outlier structure are provided in Supplementary Figure S1. All analyses were conducted in R version 4.5.1 (R Core Team, 2025).</w:t>
      </w:r>
    </w:p>
    <w:p w14:paraId="00000058" w14:textId="77777777" w:rsidR="004B5359" w:rsidRDefault="004B5359">
      <w:pPr>
        <w:spacing w:after="0" w:line="240" w:lineRule="auto"/>
        <w:jc w:val="both"/>
        <w:rPr>
          <w:sz w:val="24"/>
          <w:szCs w:val="24"/>
        </w:rPr>
      </w:pPr>
    </w:p>
    <w:p w14:paraId="00000059" w14:textId="77777777" w:rsidR="004B5359" w:rsidRDefault="00FC639E">
      <w:pPr>
        <w:spacing w:after="0" w:line="240" w:lineRule="auto"/>
        <w:jc w:val="both"/>
        <w:rPr>
          <w:i/>
          <w:iCs/>
          <w:sz w:val="24"/>
          <w:szCs w:val="24"/>
        </w:rPr>
      </w:pPr>
      <w:r>
        <w:rPr>
          <w:i/>
          <w:iCs/>
          <w:sz w:val="24"/>
          <w:szCs w:val="24"/>
        </w:rPr>
        <w:t>Ethical Statement</w:t>
      </w:r>
    </w:p>
    <w:p w14:paraId="0000005A" w14:textId="77777777" w:rsidR="004B5359" w:rsidRDefault="004B5359">
      <w:pPr>
        <w:spacing w:after="0" w:line="240" w:lineRule="auto"/>
        <w:jc w:val="both"/>
        <w:rPr>
          <w:sz w:val="24"/>
          <w:szCs w:val="24"/>
        </w:rPr>
      </w:pPr>
    </w:p>
    <w:p w14:paraId="0000005B" w14:textId="77777777" w:rsidR="004B5359" w:rsidRDefault="00FC639E">
      <w:pPr>
        <w:spacing w:after="0" w:line="240" w:lineRule="auto"/>
        <w:jc w:val="both"/>
        <w:rPr>
          <w:sz w:val="24"/>
          <w:szCs w:val="24"/>
        </w:rPr>
      </w:pPr>
      <w:r>
        <w:rPr>
          <w:sz w:val="24"/>
          <w:szCs w:val="24"/>
        </w:rPr>
        <w:t xml:space="preserve">Research permissions and ethical approval were obtained from the National Research Council of Thailand (NRCT), the Department of National Parks, Wildlife and Plant Conservation of Thailand (DNP), and the ethical committees of Faculty of Science, Chulalongkorn University. All research was observational and non-invasive. We acknowledge that field-based studies inevitably influence the behavior of wild animals and we therefore strictly adhere to the 2014 Code of Best Practices for Field Primatology established by the American Society of Primatologists and the International </w:t>
      </w:r>
      <w:proofErr w:type="spellStart"/>
      <w:r>
        <w:rPr>
          <w:sz w:val="24"/>
          <w:szCs w:val="24"/>
        </w:rPr>
        <w:t>Primatological</w:t>
      </w:r>
      <w:proofErr w:type="spellEnd"/>
      <w:r>
        <w:rPr>
          <w:sz w:val="24"/>
          <w:szCs w:val="24"/>
        </w:rPr>
        <w:t xml:space="preserve"> Society.</w:t>
      </w:r>
    </w:p>
    <w:p w14:paraId="0000005C" w14:textId="77777777" w:rsidR="004B5359" w:rsidRDefault="004B5359">
      <w:pPr>
        <w:spacing w:after="0" w:line="240" w:lineRule="auto"/>
        <w:jc w:val="both"/>
        <w:rPr>
          <w:sz w:val="24"/>
          <w:szCs w:val="24"/>
        </w:rPr>
      </w:pPr>
    </w:p>
    <w:p w14:paraId="0000005D" w14:textId="77777777" w:rsidR="004B5359" w:rsidRDefault="00FC639E">
      <w:pPr>
        <w:spacing w:after="0" w:line="240" w:lineRule="auto"/>
        <w:jc w:val="both"/>
        <w:rPr>
          <w:b/>
          <w:bCs/>
          <w:sz w:val="24"/>
          <w:szCs w:val="24"/>
        </w:rPr>
      </w:pPr>
      <w:r>
        <w:rPr>
          <w:b/>
          <w:bCs/>
          <w:sz w:val="24"/>
          <w:szCs w:val="24"/>
        </w:rPr>
        <w:t xml:space="preserve">Results - </w:t>
      </w:r>
    </w:p>
    <w:p w14:paraId="0000005E" w14:textId="77777777" w:rsidR="004B5359" w:rsidRDefault="004B5359">
      <w:pPr>
        <w:spacing w:after="0" w:line="240" w:lineRule="auto"/>
        <w:jc w:val="both"/>
        <w:rPr>
          <w:sz w:val="24"/>
          <w:szCs w:val="24"/>
        </w:rPr>
      </w:pPr>
    </w:p>
    <w:p w14:paraId="0000005F" w14:textId="77777777" w:rsidR="004B5359" w:rsidRDefault="00FC639E">
      <w:pPr>
        <w:spacing w:after="0" w:line="240" w:lineRule="auto"/>
        <w:jc w:val="both"/>
        <w:rPr>
          <w:i/>
          <w:iCs/>
          <w:sz w:val="24"/>
          <w:szCs w:val="24"/>
        </w:rPr>
      </w:pPr>
      <w:r>
        <w:rPr>
          <w:i/>
          <w:iCs/>
          <w:sz w:val="24"/>
          <w:szCs w:val="24"/>
        </w:rPr>
        <w:t>Guttman scaling of behavioral complexity</w:t>
      </w:r>
    </w:p>
    <w:p w14:paraId="00000060" w14:textId="77777777" w:rsidR="004B5359" w:rsidRDefault="004B5359">
      <w:pPr>
        <w:spacing w:after="0" w:line="240" w:lineRule="auto"/>
        <w:jc w:val="both"/>
        <w:rPr>
          <w:sz w:val="24"/>
          <w:szCs w:val="24"/>
        </w:rPr>
      </w:pPr>
    </w:p>
    <w:p w14:paraId="00000061" w14:textId="77777777" w:rsidR="004B5359" w:rsidRDefault="00FC639E">
      <w:pPr>
        <w:spacing w:after="0" w:line="240" w:lineRule="auto"/>
        <w:jc w:val="both"/>
        <w:rPr>
          <w:sz w:val="24"/>
          <w:szCs w:val="24"/>
        </w:rPr>
      </w:pPr>
      <w:r>
        <w:rPr>
          <w:sz w:val="24"/>
          <w:szCs w:val="24"/>
        </w:rPr>
        <w:t>Five different foraging behaviors (food rubbing, food pounding, washing, nut-cracking, and oyster processing) were arranged along a simple-to-complex continuum using Guttman scaling (Supplementary Table 3). More complex behaviors generally incorporated the task features present in simpler behaviors (coefficient of reproducibility: CR = 0.84; four Guttman errors). Food rubbing was identified as the simplest behavior (Guttman score = 0.00) because it lacked all five task-feature indicators. In contrast, stone-tool-assisted oyster processing was identified as the most complex behavior (Guttman score = 0.80), incorporating transportation of tools and food items, target-specific manipulation, tool use, and three-dimensional implementation of tool movements. The remaining behaviors occupied intermediate positions along the complexity gradient, with food pounding scoring 0.20, food washing 0.40, and stone-tool assisted nut-cracking 0.60 (Table 3). This complexity scale was subsequently used to examine the relationship between task complexity and handedness strength.</w:t>
      </w:r>
    </w:p>
    <w:p w14:paraId="00000062" w14:textId="77777777" w:rsidR="004B5359" w:rsidRDefault="004B5359">
      <w:pPr>
        <w:spacing w:after="0" w:line="240" w:lineRule="auto"/>
        <w:jc w:val="both"/>
        <w:rPr>
          <w:sz w:val="24"/>
          <w:szCs w:val="24"/>
        </w:rPr>
      </w:pPr>
    </w:p>
    <w:p w14:paraId="00000063" w14:textId="77777777" w:rsidR="004B5359" w:rsidRDefault="00FC639E">
      <w:pPr>
        <w:spacing w:after="0" w:line="240" w:lineRule="auto"/>
        <w:jc w:val="both"/>
        <w:rPr>
          <w:i/>
          <w:iCs/>
          <w:sz w:val="24"/>
          <w:szCs w:val="24"/>
        </w:rPr>
      </w:pPr>
      <w:r>
        <w:rPr>
          <w:i/>
          <w:iCs/>
          <w:sz w:val="24"/>
          <w:szCs w:val="24"/>
        </w:rPr>
        <w:t>Task complexity and handedness strength</w:t>
      </w:r>
    </w:p>
    <w:p w14:paraId="00000064" w14:textId="77777777" w:rsidR="004B5359" w:rsidRDefault="004B5359">
      <w:pPr>
        <w:spacing w:after="0" w:line="240" w:lineRule="auto"/>
        <w:jc w:val="both"/>
        <w:rPr>
          <w:sz w:val="24"/>
          <w:szCs w:val="24"/>
        </w:rPr>
      </w:pPr>
    </w:p>
    <w:p w14:paraId="00000065" w14:textId="77777777" w:rsidR="004B5359" w:rsidRDefault="00FC639E">
      <w:pPr>
        <w:spacing w:after="0" w:line="240" w:lineRule="auto"/>
        <w:jc w:val="both"/>
        <w:rPr>
          <w:sz w:val="24"/>
          <w:szCs w:val="24"/>
        </w:rPr>
      </w:pPr>
      <w:r>
        <w:rPr>
          <w:sz w:val="24"/>
          <w:szCs w:val="24"/>
        </w:rPr>
        <w:t xml:space="preserve">Handedness became stronger as task complexity increased (Figure 3). Macaques did not show strong hand preferences during food rubbing, the simplest behavior in the complexity scale (mean </w:t>
      </w:r>
      <w:proofErr w:type="spellStart"/>
      <w:r>
        <w:rPr>
          <w:sz w:val="24"/>
          <w:szCs w:val="24"/>
        </w:rPr>
        <w:t>AbsHI</w:t>
      </w:r>
      <w:proofErr w:type="spellEnd"/>
      <w:r>
        <w:rPr>
          <w:sz w:val="24"/>
          <w:szCs w:val="24"/>
        </w:rPr>
        <w:t xml:space="preserve"> ± SD = 0.29 ± 0.28). With increasing task complexity, individuals that used either hand during simpler behaviors often relied predominantly on a single hand during more complex behaviors (repeated-measures correlation: r = 0.60, df = 102, p &lt; 0.05; 95% CI = 0.47–0.71). This pattern was particularly evident during stone-tool-assisted nut-cracking and oyster processing. Oyster processing, the most complex behavior in the scale, was characterized by near-exclusive use of a preferred hand (mean </w:t>
      </w:r>
      <w:proofErr w:type="spellStart"/>
      <w:r>
        <w:rPr>
          <w:sz w:val="24"/>
          <w:szCs w:val="24"/>
        </w:rPr>
        <w:t>AbsHI</w:t>
      </w:r>
      <w:proofErr w:type="spellEnd"/>
      <w:r>
        <w:rPr>
          <w:sz w:val="24"/>
          <w:szCs w:val="24"/>
        </w:rPr>
        <w:t xml:space="preserve"> ± SD = 0.97 ± 0.15, supplementary Table 4). </w:t>
      </w:r>
    </w:p>
    <w:p w14:paraId="00000066" w14:textId="77777777" w:rsidR="004B5359" w:rsidRDefault="004B5359">
      <w:pPr>
        <w:spacing w:after="0" w:line="240" w:lineRule="auto"/>
        <w:jc w:val="both"/>
        <w:rPr>
          <w:sz w:val="24"/>
          <w:szCs w:val="24"/>
        </w:rPr>
      </w:pPr>
    </w:p>
    <w:p w14:paraId="00000067" w14:textId="77777777" w:rsidR="004B5359" w:rsidRDefault="00FC639E">
      <w:pPr>
        <w:spacing w:after="0" w:line="240" w:lineRule="auto"/>
        <w:jc w:val="both"/>
        <w:rPr>
          <w:i/>
          <w:iCs/>
          <w:sz w:val="24"/>
          <w:szCs w:val="24"/>
        </w:rPr>
      </w:pPr>
      <w:r>
        <w:rPr>
          <w:i/>
          <w:iCs/>
          <w:sz w:val="24"/>
          <w:szCs w:val="24"/>
        </w:rPr>
        <w:t>Individual- and population-level patterns of handedness</w:t>
      </w:r>
    </w:p>
    <w:p w14:paraId="00000068" w14:textId="77777777" w:rsidR="004B5359" w:rsidRDefault="004B5359">
      <w:pPr>
        <w:spacing w:after="0" w:line="240" w:lineRule="auto"/>
        <w:jc w:val="both"/>
        <w:rPr>
          <w:sz w:val="24"/>
          <w:szCs w:val="24"/>
        </w:rPr>
      </w:pPr>
    </w:p>
    <w:p w14:paraId="00000069" w14:textId="77777777" w:rsidR="004B5359" w:rsidRDefault="00FC639E">
      <w:pPr>
        <w:spacing w:after="0" w:line="240" w:lineRule="auto"/>
        <w:jc w:val="both"/>
        <w:rPr>
          <w:sz w:val="24"/>
          <w:szCs w:val="24"/>
        </w:rPr>
      </w:pPr>
      <w:r>
        <w:rPr>
          <w:sz w:val="24"/>
          <w:szCs w:val="24"/>
        </w:rPr>
        <w:lastRenderedPageBreak/>
        <w:t xml:space="preserve">Oyster processing revealed exceptionally strong individual hand preferences: </w:t>
      </w:r>
      <w:commentRangeStart w:id="93"/>
      <w:r>
        <w:rPr>
          <w:sz w:val="24"/>
          <w:szCs w:val="24"/>
        </w:rPr>
        <w:t xml:space="preserve">most adults (96.8%) always used the same hand when opening oysters with stone tools </w:t>
      </w:r>
      <w:commentRangeEnd w:id="93"/>
      <w:r w:rsidR="007835C5">
        <w:rPr>
          <w:rStyle w:val="CommentReference"/>
        </w:rPr>
        <w:commentReference w:id="93"/>
      </w:r>
      <w:r>
        <w:rPr>
          <w:sz w:val="24"/>
          <w:szCs w:val="24"/>
        </w:rPr>
        <w:t xml:space="preserve">(binomial test: p &lt; 0.001; Supplementary Table 4). Only one adult male (BAB) was ambidextrous for stone-tool assisted oyster processing. Laterality stayed consistent within individuals as task complexity increased. </w:t>
      </w:r>
      <w:commentRangeStart w:id="94"/>
      <w:r>
        <w:rPr>
          <w:sz w:val="24"/>
          <w:szCs w:val="24"/>
        </w:rPr>
        <w:t xml:space="preserve">Monkeys that used the right hand for stone-tool assisted nut-cracking also used the right hand for oyster processing, and the same held for left-handed individuals </w:t>
      </w:r>
      <w:commentRangeEnd w:id="94"/>
      <w:r w:rsidR="002F5BD8">
        <w:rPr>
          <w:rStyle w:val="CommentReference"/>
        </w:rPr>
        <w:commentReference w:id="94"/>
      </w:r>
      <w:r>
        <w:rPr>
          <w:sz w:val="24"/>
          <w:szCs w:val="24"/>
        </w:rPr>
        <w:t xml:space="preserve">(Supplementary Table 4). Despite these strong individual biases, there was no population-level preference: right- and left-handed adults were nearly equally represented (~ 55% vs 45%, respectively). Males were </w:t>
      </w:r>
      <w:commentRangeStart w:id="95"/>
      <w:r>
        <w:rPr>
          <w:sz w:val="24"/>
          <w:szCs w:val="24"/>
        </w:rPr>
        <w:t xml:space="preserve">predominantly right-handed whereas females showed a bias toward left-handedness (38% vs. 62% respectively; </w:t>
      </w:r>
      <w:commentRangeEnd w:id="95"/>
      <w:r w:rsidR="002F5BD8">
        <w:rPr>
          <w:rStyle w:val="CommentReference"/>
        </w:rPr>
        <w:commentReference w:id="95"/>
      </w:r>
      <w:r>
        <w:rPr>
          <w:sz w:val="24"/>
          <w:szCs w:val="24"/>
        </w:rPr>
        <w:t xml:space="preserve">Supplementary Table 4). Together, these results show that long-tailed macaques express pronounced </w:t>
      </w:r>
      <w:commentRangeStart w:id="96"/>
      <w:r>
        <w:rPr>
          <w:sz w:val="24"/>
          <w:szCs w:val="24"/>
        </w:rPr>
        <w:t xml:space="preserve">individual-level handedness during complex tool-use </w:t>
      </w:r>
      <w:proofErr w:type="spellStart"/>
      <w:r>
        <w:rPr>
          <w:sz w:val="24"/>
          <w:szCs w:val="24"/>
        </w:rPr>
        <w:t>behaviours</w:t>
      </w:r>
      <w:proofErr w:type="spellEnd"/>
      <w:r>
        <w:rPr>
          <w:sz w:val="24"/>
          <w:szCs w:val="24"/>
        </w:rPr>
        <w:t xml:space="preserve">, but </w:t>
      </w:r>
      <w:commentRangeEnd w:id="96"/>
      <w:r w:rsidR="002F5BD8">
        <w:rPr>
          <w:rStyle w:val="CommentReference"/>
        </w:rPr>
        <w:commentReference w:id="96"/>
      </w:r>
      <w:r>
        <w:rPr>
          <w:sz w:val="24"/>
          <w:szCs w:val="24"/>
        </w:rPr>
        <w:t>these biases do not align in a common left–right direction at the population level.</w:t>
      </w:r>
    </w:p>
    <w:p w14:paraId="0000006A" w14:textId="77777777" w:rsidR="004B5359" w:rsidRDefault="004B5359">
      <w:pPr>
        <w:spacing w:after="0" w:line="240" w:lineRule="auto"/>
        <w:jc w:val="both"/>
        <w:rPr>
          <w:sz w:val="24"/>
          <w:szCs w:val="24"/>
        </w:rPr>
      </w:pPr>
    </w:p>
    <w:p w14:paraId="0000006B" w14:textId="77777777" w:rsidR="004B5359" w:rsidRDefault="00FC639E">
      <w:pPr>
        <w:spacing w:after="0" w:line="240" w:lineRule="auto"/>
        <w:jc w:val="both"/>
        <w:rPr>
          <w:i/>
          <w:iCs/>
          <w:sz w:val="24"/>
          <w:szCs w:val="24"/>
        </w:rPr>
      </w:pPr>
      <w:r>
        <w:rPr>
          <w:i/>
          <w:iCs/>
          <w:sz w:val="24"/>
          <w:szCs w:val="24"/>
        </w:rPr>
        <w:t>Effects of handedness on foraging partner composition</w:t>
      </w:r>
    </w:p>
    <w:p w14:paraId="0000006C" w14:textId="77777777" w:rsidR="004B5359" w:rsidRDefault="004B5359">
      <w:pPr>
        <w:spacing w:after="0" w:line="240" w:lineRule="auto"/>
        <w:jc w:val="both"/>
        <w:rPr>
          <w:sz w:val="24"/>
          <w:szCs w:val="24"/>
        </w:rPr>
      </w:pPr>
    </w:p>
    <w:p w14:paraId="0000006D" w14:textId="16DF0F17" w:rsidR="004B5359" w:rsidRDefault="00FC639E">
      <w:pPr>
        <w:spacing w:after="0" w:line="240" w:lineRule="auto"/>
        <w:jc w:val="both"/>
        <w:rPr>
          <w:sz w:val="24"/>
          <w:szCs w:val="24"/>
        </w:rPr>
      </w:pPr>
      <w:commentRangeStart w:id="97"/>
      <w:r>
        <w:rPr>
          <w:sz w:val="24"/>
          <w:szCs w:val="24"/>
        </w:rPr>
        <w:t xml:space="preserve">Hand preference shaped how individuals associated during stone-tool assisted oyster foraging. </w:t>
      </w:r>
      <w:commentRangeEnd w:id="97"/>
      <w:r w:rsidR="009D54D2">
        <w:rPr>
          <w:rStyle w:val="CommentReference"/>
        </w:rPr>
        <w:commentReference w:id="97"/>
      </w:r>
      <w:r>
        <w:rPr>
          <w:sz w:val="24"/>
          <w:szCs w:val="24"/>
        </w:rPr>
        <w:t xml:space="preserve">The likelihood that two </w:t>
      </w:r>
      <w:proofErr w:type="spellStart"/>
      <w:r>
        <w:rPr>
          <w:sz w:val="24"/>
          <w:szCs w:val="24"/>
        </w:rPr>
        <w:t>neighbouring</w:t>
      </w:r>
      <w:proofErr w:type="spellEnd"/>
      <w:r>
        <w:rPr>
          <w:sz w:val="24"/>
          <w:szCs w:val="24"/>
        </w:rPr>
        <w:t xml:space="preserve"> monkeys differed in handedness depended both on their </w:t>
      </w:r>
      <w:proofErr w:type="spellStart"/>
      <w:r>
        <w:rPr>
          <w:sz w:val="24"/>
          <w:szCs w:val="24"/>
        </w:rPr>
        <w:t>behavioural</w:t>
      </w:r>
      <w:proofErr w:type="spellEnd"/>
      <w:r>
        <w:rPr>
          <w:sz w:val="24"/>
          <w:szCs w:val="24"/>
        </w:rPr>
        <w:t xml:space="preserve"> context (</w:t>
      </w:r>
      <w:commentRangeStart w:id="98"/>
      <w:r>
        <w:rPr>
          <w:sz w:val="24"/>
          <w:szCs w:val="24"/>
        </w:rPr>
        <w:t xml:space="preserve">stone-tool assisted </w:t>
      </w:r>
      <w:commentRangeEnd w:id="98"/>
      <w:r w:rsidR="009D54D2">
        <w:rPr>
          <w:rStyle w:val="CommentReference"/>
        </w:rPr>
        <w:commentReference w:id="98"/>
      </w:r>
      <w:r>
        <w:rPr>
          <w:sz w:val="24"/>
          <w:szCs w:val="24"/>
        </w:rPr>
        <w:t xml:space="preserve">oyster foraging, non-tool foraging, and all other activities) and on how closely they were positioned to one another (likelihood ratio test: χ² = 53.07, df = 8, p &lt; 0.001). During </w:t>
      </w:r>
      <w:r w:rsidRPr="002768E7">
        <w:rPr>
          <w:sz w:val="24"/>
          <w:szCs w:val="24"/>
          <w:highlight w:val="yellow"/>
          <w:rPrChange w:id="99" w:author="Tracy Kivell" w:date="2026-07-20T13:43:00Z">
            <w:rPr>
              <w:sz w:val="24"/>
              <w:szCs w:val="24"/>
            </w:rPr>
          </w:rPrChange>
        </w:rPr>
        <w:t>stone-tool-assisted</w:t>
      </w:r>
      <w:r>
        <w:rPr>
          <w:sz w:val="24"/>
          <w:szCs w:val="24"/>
        </w:rPr>
        <w:t xml:space="preserve"> oyster foraging, monkeys were mo</w:t>
      </w:r>
      <w:ins w:id="100" w:author="Tracy Kivell" w:date="2026-07-20T13:42:00Z">
        <w:r w:rsidR="002768E7">
          <w:rPr>
            <w:sz w:val="24"/>
            <w:szCs w:val="24"/>
          </w:rPr>
          <w:t>re</w:t>
        </w:r>
      </w:ins>
      <w:del w:id="101" w:author="Tracy Kivell" w:date="2026-07-20T13:42:00Z">
        <w:r w:rsidDel="002768E7">
          <w:rPr>
            <w:sz w:val="24"/>
            <w:szCs w:val="24"/>
          </w:rPr>
          <w:delText>st</w:delText>
        </w:r>
      </w:del>
      <w:r>
        <w:rPr>
          <w:sz w:val="24"/>
          <w:szCs w:val="24"/>
        </w:rPr>
        <w:t xml:space="preserve"> likely to forage near opposite-handed individuals when they were in close proximity to each other i.e., less than 3m (Table 1). This means left-handed individuals frequently forage alongside right-handed individuals, and vice versa. This tendency to associate with opposite-handed individuals weakened at greater distances, with monkeys separated by 5m significantly less likely to differ in handedness than monkeys within one </w:t>
      </w:r>
      <w:proofErr w:type="spellStart"/>
      <w:r>
        <w:rPr>
          <w:sz w:val="24"/>
          <w:szCs w:val="24"/>
        </w:rPr>
        <w:t>metre</w:t>
      </w:r>
      <w:proofErr w:type="spellEnd"/>
      <w:r>
        <w:rPr>
          <w:sz w:val="24"/>
          <w:szCs w:val="24"/>
        </w:rPr>
        <w:t xml:space="preserve"> of one another (GLM: estimate: β = -0.64, p = 0.011). This pattern was specific to </w:t>
      </w:r>
      <w:r w:rsidRPr="002768E7">
        <w:rPr>
          <w:sz w:val="24"/>
          <w:szCs w:val="24"/>
          <w:highlight w:val="yellow"/>
          <w:rPrChange w:id="102" w:author="Tracy Kivell" w:date="2026-07-20T13:44:00Z">
            <w:rPr>
              <w:sz w:val="24"/>
              <w:szCs w:val="24"/>
            </w:rPr>
          </w:rPrChange>
        </w:rPr>
        <w:t>stone-tool assisted</w:t>
      </w:r>
      <w:r>
        <w:rPr>
          <w:sz w:val="24"/>
          <w:szCs w:val="24"/>
        </w:rPr>
        <w:t xml:space="preserve"> oyster foraging. During less complex activities, individuals were far less likely to associate with different-handed monkeys (Table 1). Compared with </w:t>
      </w:r>
      <w:r w:rsidRPr="002768E7">
        <w:rPr>
          <w:sz w:val="24"/>
          <w:szCs w:val="24"/>
          <w:highlight w:val="yellow"/>
          <w:rPrChange w:id="103" w:author="Tracy Kivell" w:date="2026-07-20T13:44:00Z">
            <w:rPr>
              <w:sz w:val="24"/>
              <w:szCs w:val="24"/>
            </w:rPr>
          </w:rPrChange>
        </w:rPr>
        <w:t>stone-tool-assisted</w:t>
      </w:r>
      <w:r>
        <w:rPr>
          <w:sz w:val="24"/>
          <w:szCs w:val="24"/>
        </w:rPr>
        <w:t xml:space="preserve"> oyster foraging at close proximity (&lt;1 m), opposite-handed pairings were less common during foraging without tools (β = −1.36, p = 0.002) and during all other activities (β = −0.69, p = 0.005). </w:t>
      </w:r>
      <w:commentRangeStart w:id="104"/>
      <w:r>
        <w:rPr>
          <w:sz w:val="24"/>
          <w:szCs w:val="24"/>
        </w:rPr>
        <w:t>Together, these results show that different hand preferences were most common when monkeys foraged on oysters using stone tools and were working in close proximity (see Table 1 for model formulation and estimates).</w:t>
      </w:r>
      <w:commentRangeEnd w:id="104"/>
      <w:r w:rsidR="002768E7">
        <w:rPr>
          <w:rStyle w:val="CommentReference"/>
        </w:rPr>
        <w:commentReference w:id="104"/>
      </w:r>
    </w:p>
    <w:p w14:paraId="0000006E" w14:textId="77777777" w:rsidR="004B5359" w:rsidRDefault="004B5359">
      <w:pPr>
        <w:spacing w:after="0" w:line="240" w:lineRule="auto"/>
        <w:jc w:val="both"/>
        <w:rPr>
          <w:sz w:val="24"/>
          <w:szCs w:val="24"/>
        </w:rPr>
      </w:pPr>
    </w:p>
    <w:p w14:paraId="0000006F" w14:textId="5B0A7919" w:rsidR="004B5359" w:rsidRDefault="002768E7">
      <w:pPr>
        <w:spacing w:after="0" w:line="240" w:lineRule="auto"/>
        <w:jc w:val="both"/>
        <w:rPr>
          <w:sz w:val="24"/>
          <w:szCs w:val="24"/>
        </w:rPr>
      </w:pPr>
      <w:ins w:id="105" w:author="Tracy Kivell" w:date="2026-07-20T13:45:00Z">
        <w:r>
          <w:rPr>
            <w:sz w:val="24"/>
            <w:szCs w:val="24"/>
          </w:rPr>
          <w:t xml:space="preserve">Because </w:t>
        </w:r>
      </w:ins>
      <w:del w:id="106" w:author="Tracy Kivell" w:date="2026-07-20T13:45:00Z">
        <w:r w:rsidR="00FC639E" w:rsidDel="002768E7">
          <w:rPr>
            <w:sz w:val="24"/>
            <w:szCs w:val="24"/>
          </w:rPr>
          <w:delText>L</w:delText>
        </w:r>
      </w:del>
      <w:ins w:id="107" w:author="Tracy Kivell" w:date="2026-07-20T13:45:00Z">
        <w:r>
          <w:rPr>
            <w:sz w:val="24"/>
            <w:szCs w:val="24"/>
          </w:rPr>
          <w:t>l</w:t>
        </w:r>
      </w:ins>
      <w:r w:rsidR="00FC639E">
        <w:rPr>
          <w:sz w:val="24"/>
          <w:szCs w:val="24"/>
        </w:rPr>
        <w:t>ong-tailed macaques live in female philopatric societies</w:t>
      </w:r>
      <w:ins w:id="108" w:author="Tracy Kivell" w:date="2026-07-20T13:45:00Z">
        <w:r>
          <w:rPr>
            <w:sz w:val="24"/>
            <w:szCs w:val="24"/>
          </w:rPr>
          <w:t xml:space="preserve">, </w:t>
        </w:r>
      </w:ins>
      <w:del w:id="109" w:author="Tracy Kivell" w:date="2026-07-20T13:45:00Z">
        <w:r w:rsidR="00FC639E" w:rsidDel="002768E7">
          <w:rPr>
            <w:sz w:val="24"/>
            <w:szCs w:val="24"/>
          </w:rPr>
          <w:delText xml:space="preserve"> (ref). C</w:delText>
        </w:r>
      </w:del>
      <w:ins w:id="110" w:author="Tracy Kivell" w:date="2026-07-20T13:45:00Z">
        <w:r>
          <w:rPr>
            <w:sz w:val="24"/>
            <w:szCs w:val="24"/>
          </w:rPr>
          <w:t>c</w:t>
        </w:r>
      </w:ins>
      <w:r w:rsidR="00FC639E">
        <w:rPr>
          <w:sz w:val="24"/>
          <w:szCs w:val="24"/>
        </w:rPr>
        <w:t xml:space="preserve">losely related females may associate with one another independent of handedness. </w:t>
      </w:r>
      <w:ins w:id="111" w:author="Tracy Kivell" w:date="2026-07-20T13:45:00Z">
        <w:r>
          <w:rPr>
            <w:sz w:val="24"/>
            <w:szCs w:val="24"/>
          </w:rPr>
          <w:t xml:space="preserve">We found that </w:t>
        </w:r>
      </w:ins>
      <w:del w:id="112" w:author="Tracy Kivell" w:date="2026-07-20T13:45:00Z">
        <w:r w:rsidR="00FC639E" w:rsidDel="002768E7">
          <w:rPr>
            <w:sz w:val="24"/>
            <w:szCs w:val="24"/>
          </w:rPr>
          <w:delText xml:space="preserve">In fact, </w:delText>
        </w:r>
      </w:del>
      <w:r w:rsidR="00FC639E">
        <w:rPr>
          <w:sz w:val="24"/>
          <w:szCs w:val="24"/>
        </w:rPr>
        <w:t xml:space="preserve">female–female associations comprised 59.8% of observations in the full dataset (Supplementary Table 6). To account for potential confounding effects arising from stable female kin associations, we repeated the analysis using only male–female associations. In the subset of male-female dyads, dyad-handedness showed a similar pattern (χ² = 18.41, df = 4, p &lt; 0.001; Supplementary Table S4). Male–female pairs were most likely to differ in hand preference during </w:t>
      </w:r>
      <w:r w:rsidR="00FC639E" w:rsidRPr="002768E7">
        <w:rPr>
          <w:sz w:val="24"/>
          <w:szCs w:val="24"/>
          <w:highlight w:val="yellow"/>
          <w:rPrChange w:id="113" w:author="Tracy Kivell" w:date="2026-07-20T13:46:00Z">
            <w:rPr>
              <w:sz w:val="24"/>
              <w:szCs w:val="24"/>
            </w:rPr>
          </w:rPrChange>
        </w:rPr>
        <w:t>stone-tool-assisted</w:t>
      </w:r>
      <w:r w:rsidR="00FC639E">
        <w:rPr>
          <w:sz w:val="24"/>
          <w:szCs w:val="24"/>
        </w:rPr>
        <w:t xml:space="preserve"> oyster foraging, whereas opposite-handed associations were substantially less common during foraging without tools (β = –0.17, p = 0.005) and during all other activities (β = –0.07, p &lt; 0.001). Unlike the full dataset, proximity did not influence whether male–female pairs differed in handedness (all p &gt; 0.14) (Supplementary Table 4).</w:t>
      </w:r>
    </w:p>
    <w:p w14:paraId="00000070" w14:textId="77777777" w:rsidR="004B5359" w:rsidRDefault="004B5359">
      <w:pPr>
        <w:rPr>
          <w:sz w:val="24"/>
          <w:szCs w:val="24"/>
        </w:rPr>
      </w:pPr>
    </w:p>
    <w:p w14:paraId="00000071" w14:textId="77777777" w:rsidR="004B5359" w:rsidRDefault="00FC639E">
      <w:pPr>
        <w:spacing w:after="0" w:line="240" w:lineRule="auto"/>
        <w:jc w:val="both"/>
        <w:rPr>
          <w:sz w:val="24"/>
          <w:szCs w:val="24"/>
        </w:rPr>
      </w:pPr>
      <w:r>
        <w:rPr>
          <w:b/>
          <w:bCs/>
          <w:color w:val="000000"/>
          <w:sz w:val="24"/>
          <w:szCs w:val="24"/>
        </w:rPr>
        <w:t>Discussion </w:t>
      </w:r>
    </w:p>
    <w:p w14:paraId="00000072" w14:textId="77777777" w:rsidR="004B5359" w:rsidRDefault="004B5359">
      <w:pPr>
        <w:spacing w:after="0" w:line="240" w:lineRule="auto"/>
        <w:rPr>
          <w:sz w:val="24"/>
          <w:szCs w:val="24"/>
        </w:rPr>
      </w:pPr>
    </w:p>
    <w:p w14:paraId="00000073" w14:textId="77777777" w:rsidR="004B5359" w:rsidRDefault="00FC639E">
      <w:pPr>
        <w:spacing w:after="0" w:line="276" w:lineRule="auto"/>
        <w:jc w:val="both"/>
        <w:rPr>
          <w:sz w:val="24"/>
          <w:szCs w:val="24"/>
        </w:rPr>
      </w:pPr>
      <w:r>
        <w:rPr>
          <w:sz w:val="24"/>
          <w:szCs w:val="24"/>
        </w:rPr>
        <w:t xml:space="preserve">Understanding how increasingly complex technological behaviors may shape the evolution of manual lateralization remains a critical challenge in tracing the origins of population-level handedness in humans. This study explores how tool use may affect individual and population level handedness structure in a wild population of stone-tool using long-tailed macaques. By combining measures of task complexity, individual hand preferences, and fine-scale social associations during foraging, our study provides insights into how local ecological conditions may shape the strength and direction of manual lateralization in wild primates. </w:t>
      </w:r>
    </w:p>
    <w:p w14:paraId="00000074" w14:textId="6C1BB35C" w:rsidR="004B5359" w:rsidRDefault="004B5359">
      <w:pPr>
        <w:spacing w:after="0" w:line="276" w:lineRule="auto"/>
        <w:jc w:val="both"/>
        <w:rPr>
          <w:ins w:id="114" w:author="Tracy Kivell" w:date="2026-07-20T14:39:00Z"/>
          <w:sz w:val="24"/>
          <w:szCs w:val="24"/>
        </w:rPr>
      </w:pPr>
    </w:p>
    <w:p w14:paraId="7DBCC695" w14:textId="2A3EADFF" w:rsidR="006449B7" w:rsidRDefault="006449B7">
      <w:pPr>
        <w:spacing w:after="0" w:line="276" w:lineRule="auto"/>
        <w:jc w:val="both"/>
        <w:rPr>
          <w:sz w:val="24"/>
          <w:szCs w:val="24"/>
        </w:rPr>
      </w:pPr>
      <w:ins w:id="115" w:author="Tracy Kivell" w:date="2026-07-20T14:39:00Z">
        <w:r>
          <w:rPr>
            <w:sz w:val="24"/>
            <w:szCs w:val="24"/>
          </w:rPr>
          <w:t>[add</w:t>
        </w:r>
      </w:ins>
      <w:ins w:id="116" w:author="Tracy Kivell" w:date="2026-07-20T14:40:00Z">
        <w:r>
          <w:rPr>
            <w:sz w:val="24"/>
            <w:szCs w:val="24"/>
          </w:rPr>
          <w:t xml:space="preserve"> subheading for aim #1 here]</w:t>
        </w:r>
      </w:ins>
    </w:p>
    <w:p w14:paraId="00000075" w14:textId="50AD194C" w:rsidR="004B5359" w:rsidRDefault="00FC639E">
      <w:pPr>
        <w:spacing w:after="0" w:line="276" w:lineRule="auto"/>
        <w:jc w:val="both"/>
        <w:rPr>
          <w:sz w:val="24"/>
          <w:szCs w:val="24"/>
        </w:rPr>
      </w:pPr>
      <w:commentRangeStart w:id="117"/>
      <w:r>
        <w:rPr>
          <w:sz w:val="24"/>
          <w:szCs w:val="24"/>
        </w:rPr>
        <w:t xml:space="preserve">Our results showed </w:t>
      </w:r>
      <w:commentRangeEnd w:id="117"/>
      <w:r w:rsidR="00664117">
        <w:rPr>
          <w:rStyle w:val="CommentReference"/>
        </w:rPr>
        <w:commentReference w:id="117"/>
      </w:r>
      <w:r>
        <w:rPr>
          <w:sz w:val="24"/>
          <w:szCs w:val="24"/>
        </w:rPr>
        <w:t xml:space="preserve">that individual-level handedness increased consistently as task complexity increased. Individuals that showed weak or inconsistent hand preferences during simpler behaviors such as food rubbing </w:t>
      </w:r>
      <w:commentRangeStart w:id="118"/>
      <w:r>
        <w:rPr>
          <w:sz w:val="24"/>
          <w:szCs w:val="24"/>
        </w:rPr>
        <w:t xml:space="preserve">and washing </w:t>
      </w:r>
      <w:commentRangeEnd w:id="118"/>
      <w:r w:rsidR="0069527B">
        <w:rPr>
          <w:rStyle w:val="CommentReference"/>
        </w:rPr>
        <w:commentReference w:id="118"/>
      </w:r>
      <w:r>
        <w:rPr>
          <w:sz w:val="24"/>
          <w:szCs w:val="24"/>
        </w:rPr>
        <w:t xml:space="preserve">almost exclusively relied on a single preferred hand during more demanding tool-assisted nut cracking and oyster processing behavior. Complex behaviors such as stone tool use require high levels of motor precision and coordination, and hand specialization has been linked to improved task performance </w:t>
      </w:r>
      <w:hyperlink r:id="rId9">
        <w:r>
          <w:rPr>
            <w:sz w:val="24"/>
            <w:szCs w:val="24"/>
          </w:rPr>
          <w:t>(Mangalam et al., 2015; McGrew and Marchant, 1999)</w:t>
        </w:r>
      </w:hyperlink>
      <w:r>
        <w:rPr>
          <w:sz w:val="24"/>
          <w:szCs w:val="24"/>
        </w:rPr>
        <w:t>. High individual-level handedness during complex tasks may therefore reflect the performance advantages associated with hand specialization. Repeated performance of these behaviors over time may further reinforce reliance on the preferred hand, as individuals repeatedly practice and refine the same motor patterns. Similar patterns where  task complexity increases with individual level handedness strength have been reported across primate species</w:t>
      </w:r>
      <w:ins w:id="119" w:author="Tracy Kivell" w:date="2026-07-20T13:56:00Z">
        <w:r w:rsidR="00664117">
          <w:rPr>
            <w:sz w:val="24"/>
            <w:szCs w:val="24"/>
          </w:rPr>
          <w:t xml:space="preserve">, including </w:t>
        </w:r>
        <w:commentRangeStart w:id="120"/>
        <w:r w:rsidR="00664117">
          <w:rPr>
            <w:sz w:val="24"/>
            <w:szCs w:val="24"/>
          </w:rPr>
          <w:t>chimpanzees</w:t>
        </w:r>
      </w:ins>
      <w:r>
        <w:rPr>
          <w:sz w:val="24"/>
          <w:szCs w:val="24"/>
        </w:rPr>
        <w:t xml:space="preserve"> </w:t>
      </w:r>
      <w:r>
        <w:fldChar w:fldCharType="begin"/>
      </w:r>
      <w:r>
        <w:instrText xml:space="preserve"> HYPERLINK "https://www.zotero.org/google-docs/?fJdDN4" \h </w:instrText>
      </w:r>
      <w:r>
        <w:fldChar w:fldCharType="separate"/>
      </w:r>
      <w:r>
        <w:rPr>
          <w:sz w:val="24"/>
          <w:szCs w:val="24"/>
        </w:rPr>
        <w:t>(</w:t>
      </w:r>
      <w:proofErr w:type="spellStart"/>
      <w:r>
        <w:rPr>
          <w:sz w:val="24"/>
          <w:szCs w:val="24"/>
        </w:rPr>
        <w:t>Boesch</w:t>
      </w:r>
      <w:proofErr w:type="spellEnd"/>
      <w:r>
        <w:rPr>
          <w:sz w:val="24"/>
          <w:szCs w:val="24"/>
        </w:rPr>
        <w:t>, 1991</w:t>
      </w:r>
      <w:ins w:id="121" w:author="Tracy Kivell" w:date="2026-07-20T13:57:00Z">
        <w:r w:rsidR="00664117">
          <w:rPr>
            <w:sz w:val="24"/>
            <w:szCs w:val="24"/>
          </w:rPr>
          <w:t xml:space="preserve">), </w:t>
        </w:r>
        <w:proofErr w:type="spellStart"/>
        <w:r w:rsidR="00664117">
          <w:rPr>
            <w:sz w:val="24"/>
            <w:szCs w:val="24"/>
          </w:rPr>
          <w:t>xxxx</w:t>
        </w:r>
        <w:proofErr w:type="spellEnd"/>
        <w:r w:rsidR="00664117">
          <w:rPr>
            <w:sz w:val="24"/>
            <w:szCs w:val="24"/>
          </w:rPr>
          <w:t xml:space="preserve"> (</w:t>
        </w:r>
      </w:ins>
      <w:del w:id="122" w:author="Tracy Kivell" w:date="2026-07-20T13:57:00Z">
        <w:r w:rsidDel="00664117">
          <w:rPr>
            <w:sz w:val="24"/>
            <w:szCs w:val="24"/>
          </w:rPr>
          <w:delText xml:space="preserve">; </w:delText>
        </w:r>
      </w:del>
      <w:r>
        <w:rPr>
          <w:sz w:val="24"/>
          <w:szCs w:val="24"/>
        </w:rPr>
        <w:t xml:space="preserve">Brand et al., 2017; </w:t>
      </w:r>
      <w:proofErr w:type="spellStart"/>
      <w:r>
        <w:rPr>
          <w:sz w:val="24"/>
          <w:szCs w:val="24"/>
        </w:rPr>
        <w:t>Leca</w:t>
      </w:r>
      <w:proofErr w:type="spellEnd"/>
      <w:r>
        <w:rPr>
          <w:sz w:val="24"/>
          <w:szCs w:val="24"/>
        </w:rPr>
        <w:t xml:space="preserve"> et al., 2010; </w:t>
      </w:r>
      <w:proofErr w:type="spellStart"/>
      <w:r>
        <w:rPr>
          <w:sz w:val="24"/>
          <w:szCs w:val="24"/>
        </w:rPr>
        <w:t>Regaiolli</w:t>
      </w:r>
      <w:proofErr w:type="spellEnd"/>
      <w:r>
        <w:rPr>
          <w:sz w:val="24"/>
          <w:szCs w:val="24"/>
        </w:rPr>
        <w:t xml:space="preserve"> et al., 2016; </w:t>
      </w:r>
      <w:proofErr w:type="spellStart"/>
      <w:r>
        <w:rPr>
          <w:sz w:val="24"/>
          <w:szCs w:val="24"/>
        </w:rPr>
        <w:t>Salmi</w:t>
      </w:r>
      <w:proofErr w:type="spellEnd"/>
      <w:r>
        <w:rPr>
          <w:sz w:val="24"/>
          <w:szCs w:val="24"/>
        </w:rPr>
        <w:t xml:space="preserve"> et al., 2023; Schweitzer et al., 2007)</w:t>
      </w:r>
      <w:r>
        <w:rPr>
          <w:sz w:val="24"/>
          <w:szCs w:val="24"/>
        </w:rPr>
        <w:fldChar w:fldCharType="end"/>
      </w:r>
      <w:r>
        <w:rPr>
          <w:sz w:val="24"/>
          <w:szCs w:val="24"/>
        </w:rPr>
        <w:t xml:space="preserve">. </w:t>
      </w:r>
      <w:commentRangeEnd w:id="120"/>
      <w:r w:rsidR="00664117">
        <w:rPr>
          <w:rStyle w:val="CommentReference"/>
        </w:rPr>
        <w:commentReference w:id="120"/>
      </w:r>
      <w:r>
        <w:rPr>
          <w:sz w:val="24"/>
          <w:szCs w:val="24"/>
        </w:rPr>
        <w:t>This suggests that as task demands increase, primates respond by consistently relying on a preferred hand, although the strength of lateralization varies considerably among species and behaviors.</w:t>
      </w:r>
    </w:p>
    <w:p w14:paraId="00000076" w14:textId="77777777" w:rsidR="004B5359" w:rsidRDefault="004B5359">
      <w:pPr>
        <w:spacing w:after="0" w:line="276" w:lineRule="auto"/>
        <w:jc w:val="both"/>
        <w:rPr>
          <w:sz w:val="24"/>
          <w:szCs w:val="24"/>
        </w:rPr>
      </w:pPr>
    </w:p>
    <w:p w14:paraId="00000077" w14:textId="77777777" w:rsidR="004B5359" w:rsidRDefault="00FC639E">
      <w:pPr>
        <w:spacing w:after="0" w:line="276" w:lineRule="auto"/>
        <w:jc w:val="both"/>
        <w:rPr>
          <w:sz w:val="24"/>
          <w:szCs w:val="24"/>
        </w:rPr>
      </w:pPr>
      <w:r>
        <w:rPr>
          <w:sz w:val="24"/>
          <w:szCs w:val="24"/>
        </w:rPr>
        <w:t xml:space="preserve">Stone-tool-assisted nut and oyster processing was characterized by exceptionally strong individual hand preferences. With the exception of a single adult male, all individuals exclusively relied on one preferred hand to process oysters with stone-tools. Such stable and near-exclusive hand use is </w:t>
      </w:r>
      <w:commentRangeStart w:id="123"/>
      <w:r>
        <w:rPr>
          <w:sz w:val="24"/>
          <w:szCs w:val="24"/>
        </w:rPr>
        <w:t xml:space="preserve">unusual in primates </w:t>
      </w:r>
      <w:commentRangeEnd w:id="123"/>
      <w:r w:rsidR="00DC4C52">
        <w:rPr>
          <w:rStyle w:val="CommentReference"/>
        </w:rPr>
        <w:commentReference w:id="123"/>
      </w:r>
      <w:r>
        <w:rPr>
          <w:sz w:val="24"/>
          <w:szCs w:val="24"/>
        </w:rPr>
        <w:t xml:space="preserve">and more closely resembles the pronounced handedness </w:t>
      </w:r>
      <w:commentRangeStart w:id="124"/>
      <w:r>
        <w:rPr>
          <w:sz w:val="24"/>
          <w:szCs w:val="24"/>
        </w:rPr>
        <w:t xml:space="preserve">typically associated with humans </w:t>
      </w:r>
      <w:hyperlink r:id="rId10">
        <w:r>
          <w:rPr>
            <w:sz w:val="24"/>
            <w:szCs w:val="24"/>
          </w:rPr>
          <w:t xml:space="preserve">(humans: Cochet and </w:t>
        </w:r>
        <w:proofErr w:type="spellStart"/>
        <w:r>
          <w:rPr>
            <w:sz w:val="24"/>
            <w:szCs w:val="24"/>
          </w:rPr>
          <w:t>Vauclair</w:t>
        </w:r>
        <w:proofErr w:type="spellEnd"/>
        <w:r>
          <w:rPr>
            <w:sz w:val="24"/>
            <w:szCs w:val="24"/>
          </w:rPr>
          <w:t xml:space="preserve">, 2012; </w:t>
        </w:r>
      </w:hyperlink>
      <w:r>
        <w:rPr>
          <w:sz w:val="24"/>
          <w:szCs w:val="24"/>
        </w:rPr>
        <w:t>other primates:</w:t>
      </w:r>
      <w:commentRangeEnd w:id="124"/>
      <w:r w:rsidR="00023D07">
        <w:rPr>
          <w:rStyle w:val="CommentReference"/>
        </w:rPr>
        <w:commentReference w:id="124"/>
      </w:r>
      <w:r>
        <w:rPr>
          <w:sz w:val="24"/>
          <w:szCs w:val="24"/>
        </w:rPr>
        <w:t xml:space="preserve"> </w:t>
      </w:r>
      <w:hyperlink r:id="rId11">
        <w:proofErr w:type="spellStart"/>
        <w:r>
          <w:rPr>
            <w:sz w:val="24"/>
            <w:szCs w:val="24"/>
          </w:rPr>
          <w:t>Chatagny</w:t>
        </w:r>
        <w:proofErr w:type="spellEnd"/>
        <w:r>
          <w:rPr>
            <w:sz w:val="24"/>
            <w:szCs w:val="24"/>
          </w:rPr>
          <w:t xml:space="preserve"> et al., 2013; De Andrade and De Sousa, 2018; </w:t>
        </w:r>
        <w:proofErr w:type="spellStart"/>
        <w:r>
          <w:rPr>
            <w:sz w:val="24"/>
            <w:szCs w:val="24"/>
          </w:rPr>
          <w:t>Fragaszy</w:t>
        </w:r>
        <w:proofErr w:type="spellEnd"/>
        <w:r>
          <w:rPr>
            <w:sz w:val="24"/>
            <w:szCs w:val="24"/>
          </w:rPr>
          <w:t xml:space="preserve"> and Adams-Curtis, 1993; </w:t>
        </w:r>
        <w:proofErr w:type="spellStart"/>
        <w:r>
          <w:rPr>
            <w:sz w:val="24"/>
            <w:szCs w:val="24"/>
          </w:rPr>
          <w:t>Maille</w:t>
        </w:r>
        <w:proofErr w:type="spellEnd"/>
        <w:r>
          <w:rPr>
            <w:sz w:val="24"/>
            <w:szCs w:val="24"/>
          </w:rPr>
          <w:t xml:space="preserve"> et al., 2013; </w:t>
        </w:r>
        <w:proofErr w:type="spellStart"/>
        <w:r>
          <w:rPr>
            <w:sz w:val="24"/>
            <w:szCs w:val="24"/>
          </w:rPr>
          <w:t>Meguerditchian</w:t>
        </w:r>
        <w:proofErr w:type="spellEnd"/>
        <w:r>
          <w:rPr>
            <w:sz w:val="24"/>
            <w:szCs w:val="24"/>
          </w:rPr>
          <w:t xml:space="preserve"> et al., 2012; </w:t>
        </w:r>
      </w:hyperlink>
      <w:hyperlink r:id="rId12">
        <w:r>
          <w:rPr>
            <w:sz w:val="24"/>
            <w:szCs w:val="24"/>
          </w:rPr>
          <w:t>Phillips and Hopkins, 2007;</w:t>
        </w:r>
      </w:hyperlink>
      <w:r>
        <w:rPr>
          <w:sz w:val="24"/>
          <w:szCs w:val="24"/>
        </w:rPr>
        <w:t xml:space="preserve"> </w:t>
      </w:r>
      <w:hyperlink r:id="rId13">
        <w:proofErr w:type="spellStart"/>
        <w:r>
          <w:rPr>
            <w:sz w:val="24"/>
            <w:szCs w:val="24"/>
          </w:rPr>
          <w:t>Regaiolli</w:t>
        </w:r>
        <w:proofErr w:type="spellEnd"/>
        <w:r>
          <w:rPr>
            <w:sz w:val="24"/>
            <w:szCs w:val="24"/>
          </w:rPr>
          <w:t xml:space="preserve"> et al., 2018; </w:t>
        </w:r>
      </w:hyperlink>
      <w:hyperlink r:id="rId14">
        <w:proofErr w:type="spellStart"/>
        <w:r>
          <w:rPr>
            <w:sz w:val="24"/>
            <w:szCs w:val="24"/>
          </w:rPr>
          <w:t>Spinozzi</w:t>
        </w:r>
        <w:proofErr w:type="spellEnd"/>
        <w:r>
          <w:rPr>
            <w:sz w:val="24"/>
            <w:szCs w:val="24"/>
          </w:rPr>
          <w:t xml:space="preserve"> et al., 1998</w:t>
        </w:r>
      </w:hyperlink>
      <w:r>
        <w:rPr>
          <w:sz w:val="24"/>
          <w:szCs w:val="24"/>
        </w:rPr>
        <w:t xml:space="preserve">; </w:t>
      </w:r>
      <w:hyperlink r:id="rId15">
        <w:proofErr w:type="spellStart"/>
        <w:r>
          <w:rPr>
            <w:sz w:val="24"/>
            <w:szCs w:val="24"/>
          </w:rPr>
          <w:t>Westergaard</w:t>
        </w:r>
        <w:proofErr w:type="spellEnd"/>
        <w:r>
          <w:rPr>
            <w:sz w:val="24"/>
            <w:szCs w:val="24"/>
          </w:rPr>
          <w:t xml:space="preserve"> et al., 2001; Zhao et al., 2012</w:t>
        </w:r>
      </w:hyperlink>
      <w:hyperlink r:id="rId16">
        <w:r>
          <w:rPr>
            <w:sz w:val="24"/>
            <w:szCs w:val="24"/>
          </w:rPr>
          <w:t>)</w:t>
        </w:r>
      </w:hyperlink>
      <w:r>
        <w:rPr>
          <w:sz w:val="24"/>
          <w:szCs w:val="24"/>
        </w:rPr>
        <w:t xml:space="preserve">. </w:t>
      </w:r>
    </w:p>
    <w:p w14:paraId="00000078" w14:textId="77777777" w:rsidR="004B5359" w:rsidRDefault="004B5359">
      <w:pPr>
        <w:spacing w:after="0" w:line="276" w:lineRule="auto"/>
        <w:jc w:val="both"/>
        <w:rPr>
          <w:sz w:val="24"/>
          <w:szCs w:val="24"/>
        </w:rPr>
      </w:pPr>
    </w:p>
    <w:p w14:paraId="00000079" w14:textId="77777777" w:rsidR="004B5359" w:rsidRDefault="00FC639E">
      <w:pPr>
        <w:spacing w:after="0" w:line="276" w:lineRule="auto"/>
        <w:jc w:val="both"/>
        <w:rPr>
          <w:sz w:val="24"/>
          <w:szCs w:val="24"/>
        </w:rPr>
      </w:pPr>
      <w:r>
        <w:rPr>
          <w:sz w:val="24"/>
          <w:szCs w:val="24"/>
        </w:rPr>
        <w:lastRenderedPageBreak/>
        <w:t>Stone tool use often requires differentiated roles between the hands, which can promote stronger and more consistent hand preferences. Consistent with this idea,</w:t>
      </w:r>
      <w:commentRangeStart w:id="125"/>
      <w:r>
        <w:rPr>
          <w:sz w:val="24"/>
          <w:szCs w:val="24"/>
        </w:rPr>
        <w:t xml:space="preserve"> studies of wild chimpanzees (</w:t>
      </w:r>
      <w:r>
        <w:rPr>
          <w:i/>
          <w:iCs/>
          <w:sz w:val="24"/>
          <w:szCs w:val="24"/>
        </w:rPr>
        <w:t>Pan troglodytes</w:t>
      </w:r>
      <w:r>
        <w:rPr>
          <w:sz w:val="24"/>
          <w:szCs w:val="24"/>
        </w:rPr>
        <w:t xml:space="preserve">) report strong individual-level handedness during stone-tool use, with values ranging from approximately 0.79 to 1.00 in the wild </w:t>
      </w:r>
      <w:hyperlink r:id="rId17">
        <w:r>
          <w:rPr>
            <w:sz w:val="24"/>
            <w:szCs w:val="24"/>
          </w:rPr>
          <w:t>(</w:t>
        </w:r>
        <w:proofErr w:type="spellStart"/>
        <w:r>
          <w:rPr>
            <w:sz w:val="24"/>
            <w:szCs w:val="24"/>
          </w:rPr>
          <w:t>Boesch</w:t>
        </w:r>
        <w:proofErr w:type="spellEnd"/>
        <w:r>
          <w:rPr>
            <w:sz w:val="24"/>
            <w:szCs w:val="24"/>
          </w:rPr>
          <w:t xml:space="preserve">, 1991; </w:t>
        </w:r>
        <w:proofErr w:type="spellStart"/>
        <w:r>
          <w:rPr>
            <w:sz w:val="24"/>
            <w:szCs w:val="24"/>
          </w:rPr>
          <w:t>Humle</w:t>
        </w:r>
        <w:proofErr w:type="spellEnd"/>
        <w:r>
          <w:rPr>
            <w:sz w:val="24"/>
            <w:szCs w:val="24"/>
          </w:rPr>
          <w:t xml:space="preserve"> and Matsuzawa, 2009; </w:t>
        </w:r>
      </w:hyperlink>
      <w:hyperlink r:id="rId18">
        <w:r>
          <w:rPr>
            <w:sz w:val="24"/>
            <w:szCs w:val="24"/>
          </w:rPr>
          <w:t>Sugiyama et al., 1993</w:t>
        </w:r>
      </w:hyperlink>
      <w:r>
        <w:rPr>
          <w:sz w:val="24"/>
          <w:szCs w:val="24"/>
        </w:rPr>
        <w:t xml:space="preserve">; </w:t>
      </w:r>
      <w:hyperlink r:id="rId19">
        <w:r>
          <w:rPr>
            <w:sz w:val="24"/>
            <w:szCs w:val="24"/>
          </w:rPr>
          <w:t>Biro et al., 2006</w:t>
        </w:r>
      </w:hyperlink>
      <w:hyperlink r:id="rId20">
        <w:r>
          <w:rPr>
            <w:sz w:val="24"/>
            <w:szCs w:val="24"/>
          </w:rPr>
          <w:t>)</w:t>
        </w:r>
      </w:hyperlink>
      <w:r>
        <w:rPr>
          <w:sz w:val="24"/>
          <w:szCs w:val="24"/>
        </w:rPr>
        <w:t>. In contrast, wild bearded capuchins (</w:t>
      </w:r>
      <w:proofErr w:type="spellStart"/>
      <w:r>
        <w:rPr>
          <w:sz w:val="24"/>
          <w:szCs w:val="24"/>
        </w:rPr>
        <w:t>Sapajus</w:t>
      </w:r>
      <w:proofErr w:type="spellEnd"/>
      <w:r>
        <w:rPr>
          <w:sz w:val="24"/>
          <w:szCs w:val="24"/>
        </w:rPr>
        <w:t xml:space="preserve"> </w:t>
      </w:r>
      <w:proofErr w:type="spellStart"/>
      <w:r>
        <w:rPr>
          <w:sz w:val="24"/>
          <w:szCs w:val="24"/>
        </w:rPr>
        <w:t>libidinosus</w:t>
      </w:r>
      <w:proofErr w:type="spellEnd"/>
      <w:r>
        <w:rPr>
          <w:sz w:val="24"/>
          <w:szCs w:val="24"/>
        </w:rPr>
        <w:t xml:space="preserve">) generally exhibit weaker hand preferences while using stone tools in the wild </w:t>
      </w:r>
      <w:hyperlink r:id="rId21">
        <w:r>
          <w:rPr>
            <w:sz w:val="24"/>
            <w:szCs w:val="24"/>
          </w:rPr>
          <w:t xml:space="preserve">(0.67-0.77, De A. Moura, 2015; </w:t>
        </w:r>
      </w:hyperlink>
      <w:hyperlink r:id="rId22">
        <w:proofErr w:type="spellStart"/>
        <w:r>
          <w:rPr>
            <w:rFonts w:ascii="Arial" w:eastAsia="Arial" w:hAnsi="Arial" w:cs="Arial"/>
          </w:rPr>
          <w:t>Falótico</w:t>
        </w:r>
        <w:proofErr w:type="spellEnd"/>
      </w:hyperlink>
      <w:r>
        <w:rPr>
          <w:rFonts w:ascii="Arial" w:eastAsia="Arial" w:hAnsi="Arial" w:cs="Arial"/>
        </w:rPr>
        <w:t xml:space="preserve"> 2011</w:t>
      </w:r>
      <w:hyperlink r:id="rId23">
        <w:r>
          <w:rPr>
            <w:sz w:val="24"/>
            <w:szCs w:val="24"/>
          </w:rPr>
          <w:t>)</w:t>
        </w:r>
      </w:hyperlink>
      <w:r>
        <w:rPr>
          <w:sz w:val="24"/>
          <w:szCs w:val="24"/>
        </w:rPr>
        <w:t xml:space="preserve">. Together, these comparisons suggest that although stone-tool use promotes individual hand preferences across primates, it is not sufficient to produce the near-exclusive hand use observed in LIG macaques. </w:t>
      </w:r>
      <w:commentRangeEnd w:id="125"/>
      <w:r w:rsidR="00023D07">
        <w:rPr>
          <w:rStyle w:val="CommentReference"/>
        </w:rPr>
        <w:commentReference w:id="125"/>
      </w:r>
      <w:r>
        <w:rPr>
          <w:sz w:val="24"/>
          <w:szCs w:val="24"/>
        </w:rPr>
        <w:t xml:space="preserve">Additional factors are therefore likely to further amplify individual hand preferences in this population. </w:t>
      </w:r>
    </w:p>
    <w:p w14:paraId="0000007A" w14:textId="77777777" w:rsidR="004B5359" w:rsidRDefault="004B5359">
      <w:pPr>
        <w:spacing w:after="0" w:line="276" w:lineRule="auto"/>
        <w:jc w:val="both"/>
        <w:rPr>
          <w:sz w:val="24"/>
          <w:szCs w:val="24"/>
        </w:rPr>
      </w:pPr>
    </w:p>
    <w:p w14:paraId="0000007B" w14:textId="77777777" w:rsidR="004B5359" w:rsidRDefault="00FC639E">
      <w:pPr>
        <w:spacing w:after="0" w:line="276" w:lineRule="auto"/>
        <w:jc w:val="both"/>
        <w:rPr>
          <w:sz w:val="24"/>
          <w:szCs w:val="24"/>
        </w:rPr>
      </w:pPr>
      <w:r>
        <w:rPr>
          <w:sz w:val="24"/>
          <w:szCs w:val="24"/>
        </w:rPr>
        <w:t xml:space="preserve">The importance of stone-tool-assisted foraging may help explain why individual handedness is particularly strong in LIG macaques. </w:t>
      </w:r>
      <w:commentRangeStart w:id="126"/>
      <w:r>
        <w:rPr>
          <w:sz w:val="24"/>
          <w:szCs w:val="24"/>
        </w:rPr>
        <w:t xml:space="preserve">Most non-human primates </w:t>
      </w:r>
      <w:commentRangeEnd w:id="126"/>
      <w:r w:rsidR="00023D07">
        <w:rPr>
          <w:rStyle w:val="CommentReference"/>
        </w:rPr>
        <w:commentReference w:id="126"/>
      </w:r>
      <w:r>
        <w:rPr>
          <w:sz w:val="24"/>
          <w:szCs w:val="24"/>
        </w:rPr>
        <w:t xml:space="preserve">use stone tools to primarily access hard-shelled food resources, particularly nuts, which tend to be seasonally available </w:t>
      </w:r>
      <w:hyperlink r:id="rId24">
        <w:r>
          <w:rPr>
            <w:sz w:val="24"/>
            <w:szCs w:val="24"/>
          </w:rPr>
          <w:t>(</w:t>
        </w:r>
        <w:proofErr w:type="spellStart"/>
        <w:r>
          <w:rPr>
            <w:sz w:val="24"/>
            <w:szCs w:val="24"/>
          </w:rPr>
          <w:t>Boesch</w:t>
        </w:r>
        <w:proofErr w:type="spellEnd"/>
        <w:r>
          <w:rPr>
            <w:sz w:val="24"/>
            <w:szCs w:val="24"/>
          </w:rPr>
          <w:t xml:space="preserve"> et al., 2017; Carvalho et al., 2008; </w:t>
        </w:r>
        <w:proofErr w:type="spellStart"/>
        <w:r>
          <w:rPr>
            <w:sz w:val="24"/>
            <w:szCs w:val="24"/>
          </w:rPr>
          <w:t>Falótico</w:t>
        </w:r>
        <w:proofErr w:type="spellEnd"/>
        <w:r>
          <w:rPr>
            <w:sz w:val="24"/>
            <w:szCs w:val="24"/>
          </w:rPr>
          <w:t xml:space="preserve"> and </w:t>
        </w:r>
        <w:proofErr w:type="spellStart"/>
        <w:r>
          <w:rPr>
            <w:sz w:val="24"/>
            <w:szCs w:val="24"/>
          </w:rPr>
          <w:t>Ottoni</w:t>
        </w:r>
        <w:proofErr w:type="spellEnd"/>
        <w:r>
          <w:rPr>
            <w:sz w:val="24"/>
            <w:szCs w:val="24"/>
          </w:rPr>
          <w:t xml:space="preserve">, 2016; </w:t>
        </w:r>
        <w:proofErr w:type="spellStart"/>
        <w:r>
          <w:rPr>
            <w:sz w:val="24"/>
            <w:szCs w:val="24"/>
          </w:rPr>
          <w:t>Fragaszy</w:t>
        </w:r>
        <w:proofErr w:type="spellEnd"/>
        <w:r>
          <w:rPr>
            <w:sz w:val="24"/>
            <w:szCs w:val="24"/>
          </w:rPr>
          <w:t xml:space="preserve"> et al., 2004; </w:t>
        </w:r>
        <w:proofErr w:type="spellStart"/>
        <w:r>
          <w:rPr>
            <w:sz w:val="24"/>
            <w:szCs w:val="24"/>
          </w:rPr>
          <w:t>Spagnoletti</w:t>
        </w:r>
        <w:proofErr w:type="spellEnd"/>
        <w:r>
          <w:rPr>
            <w:sz w:val="24"/>
            <w:szCs w:val="24"/>
          </w:rPr>
          <w:t xml:space="preserve"> et al., 2012)</w:t>
        </w:r>
      </w:hyperlink>
      <w:r>
        <w:rPr>
          <w:sz w:val="24"/>
          <w:szCs w:val="24"/>
        </w:rPr>
        <w:t xml:space="preserve">. In contrast, macaques use stone tools to access shellfish, such as oysters. Oysters are abundant, highly caloric, and available throughout the year. Within a spatially constrained island ecosystem, such a predictable and reliable food resource may become especially important. As a result, the stone-tool-assisted behaviors required to access oysters may also become important, leading to repetitive engagements in such behavior. In fact, LIG macaques spent significantly more time at stone-tool-assisted oyster foraging than for any other food resource (Fig 1a). </w:t>
      </w:r>
    </w:p>
    <w:p w14:paraId="0000007C" w14:textId="77777777" w:rsidR="004B5359" w:rsidRDefault="004B5359">
      <w:pPr>
        <w:spacing w:after="0" w:line="276" w:lineRule="auto"/>
        <w:jc w:val="both"/>
        <w:rPr>
          <w:sz w:val="24"/>
          <w:szCs w:val="24"/>
        </w:rPr>
      </w:pPr>
    </w:p>
    <w:p w14:paraId="0000007D" w14:textId="3B8A9703" w:rsidR="004B5359" w:rsidRDefault="00FC639E">
      <w:pPr>
        <w:spacing w:after="0" w:line="276" w:lineRule="auto"/>
        <w:jc w:val="both"/>
        <w:rPr>
          <w:sz w:val="24"/>
          <w:szCs w:val="24"/>
        </w:rPr>
      </w:pPr>
      <w:r>
        <w:rPr>
          <w:sz w:val="24"/>
          <w:szCs w:val="24"/>
        </w:rPr>
        <w:t xml:space="preserve">Oyster processing is also mechanically demanding. Nuts can be positioned on a horizontal anvil, allowing force to be applied repeatedly along a perpendicular, </w:t>
      </w:r>
      <w:proofErr w:type="gramStart"/>
      <w:r>
        <w:rPr>
          <w:sz w:val="24"/>
          <w:szCs w:val="24"/>
        </w:rPr>
        <w:t>downward  direction</w:t>
      </w:r>
      <w:proofErr w:type="gramEnd"/>
      <w:r>
        <w:rPr>
          <w:sz w:val="24"/>
          <w:szCs w:val="24"/>
        </w:rPr>
        <w:t xml:space="preserve">. In contrast, oysters are attached to the substrate and cannot be repositioned before processing. Macaques must therefore strike from a variety of angles, sometimes overhead, while repeatedly directing force to the same location on the oyster. Oyster processing therefore requires both force and precision under highly variable conditions, making it a particularly complex form of tool use. The combination of this task complexity and repetitive nature of the behavior due to the </w:t>
      </w:r>
      <w:del w:id="127" w:author="Tracy Kivell" w:date="2026-07-20T14:25:00Z">
        <w:r w:rsidDel="00023D07">
          <w:rPr>
            <w:sz w:val="24"/>
            <w:szCs w:val="24"/>
          </w:rPr>
          <w:delText xml:space="preserve">context specific </w:delText>
        </w:r>
      </w:del>
      <w:r>
        <w:rPr>
          <w:sz w:val="24"/>
          <w:szCs w:val="24"/>
        </w:rPr>
        <w:t>importance of oyster foraging may contribute to the exceptionally strong individual hand preferences observed in the present study.</w:t>
      </w:r>
    </w:p>
    <w:p w14:paraId="0000007E" w14:textId="77777777" w:rsidR="004B5359" w:rsidRDefault="004B5359">
      <w:pPr>
        <w:spacing w:after="0" w:line="276" w:lineRule="auto"/>
        <w:jc w:val="both"/>
        <w:rPr>
          <w:sz w:val="24"/>
          <w:szCs w:val="24"/>
        </w:rPr>
      </w:pPr>
    </w:p>
    <w:p w14:paraId="0000007F" w14:textId="77777777" w:rsidR="004B5359" w:rsidRDefault="00FC639E">
      <w:pPr>
        <w:spacing w:after="0" w:line="276" w:lineRule="auto"/>
        <w:jc w:val="both"/>
        <w:rPr>
          <w:sz w:val="24"/>
          <w:szCs w:val="24"/>
        </w:rPr>
      </w:pPr>
      <w:commentRangeStart w:id="128"/>
      <w:r>
        <w:rPr>
          <w:sz w:val="24"/>
          <w:szCs w:val="24"/>
        </w:rPr>
        <w:t>Exceptionally strong individual hand preferences have also been reported in highly arboreal primates, such as spider monkeys (</w:t>
      </w:r>
      <w:r>
        <w:rPr>
          <w:i/>
          <w:iCs/>
          <w:sz w:val="24"/>
          <w:szCs w:val="24"/>
        </w:rPr>
        <w:t>Ateles</w:t>
      </w:r>
      <w:r>
        <w:rPr>
          <w:sz w:val="24"/>
          <w:szCs w:val="24"/>
        </w:rPr>
        <w:t>) and langurs (</w:t>
      </w:r>
      <w:proofErr w:type="spellStart"/>
      <w:r>
        <w:rPr>
          <w:i/>
          <w:iCs/>
          <w:sz w:val="24"/>
          <w:szCs w:val="24"/>
        </w:rPr>
        <w:t>Trachypithecus</w:t>
      </w:r>
      <w:proofErr w:type="spellEnd"/>
      <w:r>
        <w:rPr>
          <w:sz w:val="24"/>
          <w:szCs w:val="24"/>
        </w:rPr>
        <w:t xml:space="preserve">), with handedness values 0.94 and 0.98 respectively </w:t>
      </w:r>
      <w:hyperlink r:id="rId25">
        <w:r>
          <w:rPr>
            <w:sz w:val="24"/>
            <w:szCs w:val="24"/>
          </w:rPr>
          <w:t xml:space="preserve">(Caspar et al., 2022; Nelson and </w:t>
        </w:r>
        <w:proofErr w:type="spellStart"/>
        <w:r>
          <w:rPr>
            <w:sz w:val="24"/>
            <w:szCs w:val="24"/>
          </w:rPr>
          <w:t>Boeving</w:t>
        </w:r>
        <w:proofErr w:type="spellEnd"/>
        <w:r>
          <w:rPr>
            <w:sz w:val="24"/>
            <w:szCs w:val="24"/>
          </w:rPr>
          <w:t>, 2015)</w:t>
        </w:r>
      </w:hyperlink>
      <w:commentRangeEnd w:id="128"/>
      <w:r w:rsidR="00023D07">
        <w:rPr>
          <w:rStyle w:val="CommentReference"/>
        </w:rPr>
        <w:commentReference w:id="128"/>
      </w:r>
      <w:r>
        <w:rPr>
          <w:sz w:val="24"/>
          <w:szCs w:val="24"/>
        </w:rPr>
        <w:t xml:space="preserve">. These asymmetries have been linked to the demands of feeding in an arboreal environment, where individuals repeatedly maintain postural stability while simultaneously reaching for and manipulating food </w:t>
      </w:r>
      <w:r>
        <w:rPr>
          <w:sz w:val="24"/>
          <w:szCs w:val="24"/>
        </w:rPr>
        <w:lastRenderedPageBreak/>
        <w:t xml:space="preserve">items </w:t>
      </w:r>
      <w:commentRangeStart w:id="129"/>
      <w:r>
        <w:fldChar w:fldCharType="begin"/>
      </w:r>
      <w:r>
        <w:instrText xml:space="preserve"> HYPERLINK "https://www.zotero.org/google-docs/?YfdAmL" \h </w:instrText>
      </w:r>
      <w:r>
        <w:fldChar w:fldCharType="separate"/>
      </w:r>
      <w:r>
        <w:rPr>
          <w:sz w:val="24"/>
          <w:szCs w:val="24"/>
        </w:rPr>
        <w:t xml:space="preserve">(Posture origin hypothesis: </w:t>
      </w:r>
      <w:proofErr w:type="spellStart"/>
      <w:r>
        <w:rPr>
          <w:sz w:val="24"/>
          <w:szCs w:val="24"/>
        </w:rPr>
        <w:t>MacNeilage</w:t>
      </w:r>
      <w:proofErr w:type="spellEnd"/>
      <w:r>
        <w:rPr>
          <w:sz w:val="24"/>
          <w:szCs w:val="24"/>
        </w:rPr>
        <w:t xml:space="preserve"> et al., 1987)</w:t>
      </w:r>
      <w:r>
        <w:rPr>
          <w:sz w:val="24"/>
          <w:szCs w:val="24"/>
        </w:rPr>
        <w:fldChar w:fldCharType="end"/>
      </w:r>
      <w:commentRangeEnd w:id="129"/>
      <w:r w:rsidR="00023D07">
        <w:rPr>
          <w:rStyle w:val="CommentReference"/>
        </w:rPr>
        <w:commentReference w:id="129"/>
      </w:r>
      <w:r>
        <w:rPr>
          <w:sz w:val="24"/>
          <w:szCs w:val="24"/>
        </w:rPr>
        <w:t xml:space="preserve">. Long-tailed macaques are not highly arboreal primates and yet exhibit similarly strong hand preferences. Feeding while hanging in arboreal primates and stone-tool-assisted </w:t>
      </w:r>
      <w:commentRangeStart w:id="130"/>
      <w:r>
        <w:rPr>
          <w:sz w:val="24"/>
          <w:szCs w:val="24"/>
        </w:rPr>
        <w:t>oyster foraging in macaques may therefore represent different examples of ecologically important complex behaviors that are repeatedly performed over time and which facilitate the expression of exceptionally strong individual hand preferences. Together, these comparisons suggest that the strength of individual handedness may depend less on tool use or substrate use alone and more on how important and repeatedly practiced a complex manual behavior is within a particular ecological context.</w:t>
      </w:r>
      <w:commentRangeEnd w:id="130"/>
      <w:r w:rsidR="008F2CF3">
        <w:rPr>
          <w:rStyle w:val="CommentReference"/>
        </w:rPr>
        <w:commentReference w:id="130"/>
      </w:r>
    </w:p>
    <w:p w14:paraId="00000080" w14:textId="78503F2A" w:rsidR="004B5359" w:rsidRDefault="004B5359">
      <w:pPr>
        <w:spacing w:after="0" w:line="276" w:lineRule="auto"/>
        <w:jc w:val="both"/>
        <w:rPr>
          <w:ins w:id="131" w:author="Tracy Kivell" w:date="2026-07-20T14:39:00Z"/>
          <w:sz w:val="24"/>
          <w:szCs w:val="24"/>
        </w:rPr>
      </w:pPr>
    </w:p>
    <w:p w14:paraId="399424DF" w14:textId="16AC53E8" w:rsidR="006449B7" w:rsidRDefault="006449B7">
      <w:pPr>
        <w:spacing w:after="0" w:line="276" w:lineRule="auto"/>
        <w:jc w:val="both"/>
        <w:rPr>
          <w:sz w:val="24"/>
          <w:szCs w:val="24"/>
        </w:rPr>
      </w:pPr>
      <w:ins w:id="132" w:author="Tracy Kivell" w:date="2026-07-20T14:39:00Z">
        <w:r>
          <w:rPr>
            <w:sz w:val="24"/>
            <w:szCs w:val="24"/>
          </w:rPr>
          <w:t>[add subheading for aim 2 here]</w:t>
        </w:r>
      </w:ins>
    </w:p>
    <w:p w14:paraId="00000081" w14:textId="77777777" w:rsidR="004B5359" w:rsidRDefault="00FC639E">
      <w:pPr>
        <w:spacing w:after="0" w:line="276" w:lineRule="auto"/>
        <w:jc w:val="both"/>
        <w:rPr>
          <w:sz w:val="24"/>
          <w:szCs w:val="24"/>
        </w:rPr>
      </w:pPr>
      <w:r>
        <w:rPr>
          <w:sz w:val="24"/>
          <w:szCs w:val="24"/>
        </w:rPr>
        <w:t xml:space="preserve">Local ecological conditions may also influence how different hand preferences are distributed within social groups. Although the LIG macaques showed no overall population-level bias toward either left- or right-handedness, </w:t>
      </w:r>
      <w:commentRangeStart w:id="133"/>
      <w:r>
        <w:rPr>
          <w:sz w:val="24"/>
          <w:szCs w:val="24"/>
        </w:rPr>
        <w:t xml:space="preserve">opposite-handed individuals were significantly more likely to forage together during stone-tool-assisted oyster processing than during non-tool foraging or other </w:t>
      </w:r>
      <w:proofErr w:type="spellStart"/>
      <w:r>
        <w:rPr>
          <w:sz w:val="24"/>
          <w:szCs w:val="24"/>
        </w:rPr>
        <w:t>behavioural</w:t>
      </w:r>
      <w:proofErr w:type="spellEnd"/>
      <w:r>
        <w:rPr>
          <w:sz w:val="24"/>
          <w:szCs w:val="24"/>
        </w:rPr>
        <w:t xml:space="preserve"> contexts</w:t>
      </w:r>
      <w:commentRangeEnd w:id="133"/>
      <w:r w:rsidR="006449B7">
        <w:rPr>
          <w:rStyle w:val="CommentReference"/>
        </w:rPr>
        <w:commentReference w:id="133"/>
      </w:r>
      <w:r>
        <w:rPr>
          <w:sz w:val="24"/>
          <w:szCs w:val="24"/>
        </w:rPr>
        <w:t xml:space="preserve">. This association was evident only at close range. Opposite-handed </w:t>
      </w:r>
      <w:proofErr w:type="spellStart"/>
      <w:r>
        <w:rPr>
          <w:sz w:val="24"/>
          <w:szCs w:val="24"/>
        </w:rPr>
        <w:t>neighbours</w:t>
      </w:r>
      <w:proofErr w:type="spellEnd"/>
      <w:r>
        <w:rPr>
          <w:sz w:val="24"/>
          <w:szCs w:val="24"/>
        </w:rPr>
        <w:t xml:space="preserve"> were common within 1 m and 3 m, but this pattern disappeared when individuals were 5 m apart. In contrast, </w:t>
      </w:r>
      <w:commentRangeStart w:id="134"/>
      <w:r>
        <w:rPr>
          <w:sz w:val="24"/>
          <w:szCs w:val="24"/>
        </w:rPr>
        <w:t>monkeys engaging in non-tool foraging, resting, travelling, or grooming showed no comparable tendency to associate with opposite-handed individuals.</w:t>
      </w:r>
      <w:commentRangeEnd w:id="134"/>
      <w:r w:rsidR="006449B7">
        <w:rPr>
          <w:rStyle w:val="CommentReference"/>
        </w:rPr>
        <w:commentReference w:id="134"/>
      </w:r>
    </w:p>
    <w:p w14:paraId="00000082" w14:textId="77777777" w:rsidR="004B5359" w:rsidRDefault="004B5359">
      <w:pPr>
        <w:spacing w:after="0" w:line="276" w:lineRule="auto"/>
        <w:jc w:val="both"/>
        <w:rPr>
          <w:sz w:val="24"/>
          <w:szCs w:val="24"/>
        </w:rPr>
      </w:pPr>
    </w:p>
    <w:p w14:paraId="00000083" w14:textId="77777777" w:rsidR="004B5359" w:rsidRDefault="00FC639E">
      <w:pPr>
        <w:spacing w:after="0" w:line="276" w:lineRule="auto"/>
        <w:jc w:val="both"/>
        <w:rPr>
          <w:sz w:val="24"/>
          <w:szCs w:val="24"/>
        </w:rPr>
      </w:pPr>
      <w:r>
        <w:rPr>
          <w:sz w:val="24"/>
          <w:szCs w:val="24"/>
        </w:rPr>
        <w:t xml:space="preserve">Oyster foraging takes place on exposed rocky shores where predation risk may favor foraging near conspecifics </w:t>
      </w:r>
      <w:hyperlink r:id="rId26">
        <w:r>
          <w:rPr>
            <w:sz w:val="24"/>
            <w:szCs w:val="24"/>
          </w:rPr>
          <w:t>(Josephs et al., 2016)</w:t>
        </w:r>
      </w:hyperlink>
      <w:r>
        <w:rPr>
          <w:sz w:val="24"/>
          <w:szCs w:val="24"/>
        </w:rPr>
        <w:t xml:space="preserve">. Strongly lateralized individuals are forced to repeatedly exploit the same physical foraging space in close proximity to one another. Broader foraging frameworks predict that the benefits of proximity to conspecifics should be balanced against the costs of efficient resource exploitation </w:t>
      </w:r>
      <w:hyperlink r:id="rId27">
        <w:r>
          <w:rPr>
            <w:sz w:val="24"/>
            <w:szCs w:val="24"/>
          </w:rPr>
          <w:t>(Pyke, 1984)</w:t>
        </w:r>
      </w:hyperlink>
      <w:r>
        <w:rPr>
          <w:sz w:val="24"/>
          <w:szCs w:val="24"/>
        </w:rPr>
        <w:t xml:space="preserve">. Oysters are fixed to the rock substrate and vary in orientation. Some strike angles are easier to exploit for individuals with particular hand preference than the other. As a result, rocks exploited by one individual may remain profitable for individuals with the opposite hand preference, likely making opposite-handed associations more beneficial. </w:t>
      </w:r>
    </w:p>
    <w:p w14:paraId="00000084" w14:textId="77777777" w:rsidR="004B5359" w:rsidRDefault="004B5359">
      <w:pPr>
        <w:spacing w:after="0" w:line="276" w:lineRule="auto"/>
        <w:jc w:val="both"/>
        <w:rPr>
          <w:sz w:val="24"/>
          <w:szCs w:val="24"/>
        </w:rPr>
      </w:pPr>
    </w:p>
    <w:p w14:paraId="00000085" w14:textId="77777777" w:rsidR="004B5359" w:rsidRDefault="00FC639E">
      <w:pPr>
        <w:spacing w:after="0" w:line="276" w:lineRule="auto"/>
        <w:jc w:val="both"/>
        <w:rPr>
          <w:sz w:val="24"/>
          <w:szCs w:val="24"/>
        </w:rPr>
      </w:pPr>
      <w:r>
        <w:rPr>
          <w:sz w:val="24"/>
          <w:szCs w:val="24"/>
        </w:rPr>
        <w:t xml:space="preserve">The extent to which monkeys are aware of the hand-use patterns they display during foraging remains unknown.  Individuals may recognize and remember the hand preference of others and actively choose foraging partners with opposite hand preferences. Or they may simply rely on increased foraging outcomes associated with opposite handed partners. The simpler explanation is an outcome-based process in which repeated positive foraging outcomes reinforce associations with particular partners through associative learning </w:t>
      </w:r>
      <w:hyperlink r:id="rId28">
        <w:r>
          <w:rPr>
            <w:sz w:val="24"/>
            <w:szCs w:val="24"/>
          </w:rPr>
          <w:t>(</w:t>
        </w:r>
        <w:proofErr w:type="spellStart"/>
        <w:r>
          <w:rPr>
            <w:sz w:val="24"/>
            <w:szCs w:val="24"/>
          </w:rPr>
          <w:t>O’Hearn</w:t>
        </w:r>
        <w:proofErr w:type="spellEnd"/>
        <w:r>
          <w:rPr>
            <w:sz w:val="24"/>
            <w:szCs w:val="24"/>
          </w:rPr>
          <w:t xml:space="preserve"> et al., 2025; Rescorla, 1988)</w:t>
        </w:r>
      </w:hyperlink>
      <w:r>
        <w:rPr>
          <w:sz w:val="24"/>
          <w:szCs w:val="24"/>
        </w:rPr>
        <w:t>. Repeatedly obtaining favorable foraging outcomes when near an opposite-handed partner may gradually increase an individual's tendency to associate with such partners. Because oyster foraging is an important and repeatedly performed behavior in this system (Fig 1a), mixed-</w:t>
      </w:r>
      <w:r>
        <w:rPr>
          <w:sz w:val="24"/>
          <w:szCs w:val="24"/>
        </w:rPr>
        <w:lastRenderedPageBreak/>
        <w:t>handed associations may emerge and persist through repeated reinforcement without requiring explicit recognition of hand preference.</w:t>
      </w:r>
    </w:p>
    <w:p w14:paraId="00000086" w14:textId="77777777" w:rsidR="004B5359" w:rsidRDefault="004B5359">
      <w:pPr>
        <w:spacing w:after="0" w:line="276" w:lineRule="auto"/>
        <w:jc w:val="both"/>
        <w:rPr>
          <w:sz w:val="24"/>
          <w:szCs w:val="24"/>
        </w:rPr>
      </w:pPr>
    </w:p>
    <w:p w14:paraId="00000087" w14:textId="77777777" w:rsidR="004B5359" w:rsidRDefault="00FC639E">
      <w:pPr>
        <w:spacing w:after="0" w:line="276" w:lineRule="auto"/>
        <w:jc w:val="both"/>
        <w:rPr>
          <w:sz w:val="24"/>
          <w:szCs w:val="24"/>
        </w:rPr>
      </w:pPr>
      <w:r>
        <w:rPr>
          <w:sz w:val="24"/>
          <w:szCs w:val="24"/>
        </w:rPr>
        <w:t>Together, our findings suggest that the ecological context of oyster foraging in LIG macaques may shape handedness simultaneously at two levels. At the individual level: the importance, complexity, and repeated nature of stone-tool use drives strong hand preferences. At the population level: the geometric properties of oysters, the exposed foraging environment, and repetitive engagement in the stone-tool-assisted oyster foraging due to the context specific importance of this behavior may favor mixed-handed group composition as a foraging strategy. Local ecology may therefore explain how strongly lateralized individuals may become and also how handedness becomes organized within populations.</w:t>
      </w:r>
    </w:p>
    <w:p w14:paraId="00000088" w14:textId="77777777" w:rsidR="004B5359" w:rsidRDefault="004B5359">
      <w:pPr>
        <w:spacing w:after="0" w:line="276" w:lineRule="auto"/>
        <w:jc w:val="both"/>
        <w:rPr>
          <w:sz w:val="24"/>
          <w:szCs w:val="24"/>
        </w:rPr>
      </w:pPr>
    </w:p>
    <w:p w14:paraId="00000089" w14:textId="77777777" w:rsidR="004B5359" w:rsidRDefault="00FC639E">
      <w:pPr>
        <w:spacing w:after="0" w:line="276" w:lineRule="auto"/>
        <w:jc w:val="both"/>
        <w:rPr>
          <w:sz w:val="24"/>
          <w:szCs w:val="24"/>
        </w:rPr>
      </w:pPr>
      <w:r>
        <w:rPr>
          <w:sz w:val="24"/>
          <w:szCs w:val="24"/>
        </w:rPr>
        <w:t xml:space="preserve">Our findings map closely onto the two-stage evolutionary model for human handedness, where strong individual-level handedness evolved early across the hominin lineage, whereas pronounced population-level rightward directionality likely emerged later alongside encephalization and the appearance of the genus </w:t>
      </w:r>
      <w:r>
        <w:rPr>
          <w:i/>
          <w:iCs/>
          <w:sz w:val="24"/>
          <w:szCs w:val="24"/>
        </w:rPr>
        <w:t xml:space="preserve">Homo </w:t>
      </w:r>
      <w:hyperlink r:id="rId29">
        <w:r>
          <w:rPr>
            <w:sz w:val="24"/>
            <w:szCs w:val="24"/>
          </w:rPr>
          <w:t>(</w:t>
        </w:r>
        <w:proofErr w:type="spellStart"/>
        <w:r>
          <w:rPr>
            <w:sz w:val="24"/>
            <w:szCs w:val="24"/>
          </w:rPr>
          <w:t>Püschel</w:t>
        </w:r>
        <w:proofErr w:type="spellEnd"/>
        <w:r>
          <w:rPr>
            <w:sz w:val="24"/>
            <w:szCs w:val="24"/>
          </w:rPr>
          <w:t xml:space="preserve"> et al., 2026)</w:t>
        </w:r>
      </w:hyperlink>
      <w:r>
        <w:rPr>
          <w:sz w:val="24"/>
          <w:szCs w:val="24"/>
        </w:rPr>
        <w:t xml:space="preserve">. The macaques on </w:t>
      </w:r>
      <w:proofErr w:type="spellStart"/>
      <w:r>
        <w:rPr>
          <w:sz w:val="24"/>
          <w:szCs w:val="24"/>
        </w:rPr>
        <w:t>Boi</w:t>
      </w:r>
      <w:proofErr w:type="spellEnd"/>
      <w:r>
        <w:rPr>
          <w:sz w:val="24"/>
          <w:szCs w:val="24"/>
        </w:rPr>
        <w:t xml:space="preserve"> Island may act as a model to illustrate conditions in which manual lateralization becomes beneficial in a living primate population. Increasingly important complex behaviors may drive individual lateralization to exceptionally high levels without producing population-level directionality in handedness. This also suggests that complex manual behaviors may increase the benefits of stable functional specialization between the hands, </w:t>
      </w:r>
      <w:commentRangeStart w:id="135"/>
      <w:r>
        <w:rPr>
          <w:sz w:val="24"/>
          <w:szCs w:val="24"/>
        </w:rPr>
        <w:t>but these benefits may apply equally to both left- and right-handed individuals.</w:t>
      </w:r>
      <w:commentRangeEnd w:id="135"/>
      <w:r w:rsidR="006449B7">
        <w:rPr>
          <w:rStyle w:val="CommentReference"/>
        </w:rPr>
        <w:commentReference w:id="135"/>
      </w:r>
    </w:p>
    <w:p w14:paraId="0000008A" w14:textId="77777777" w:rsidR="004B5359" w:rsidRDefault="004B5359">
      <w:pPr>
        <w:spacing w:after="0" w:line="276" w:lineRule="auto"/>
        <w:jc w:val="both"/>
        <w:rPr>
          <w:sz w:val="24"/>
          <w:szCs w:val="24"/>
        </w:rPr>
      </w:pPr>
    </w:p>
    <w:p w14:paraId="0000008B" w14:textId="77777777" w:rsidR="004B5359" w:rsidRDefault="00FC639E">
      <w:pPr>
        <w:spacing w:after="0" w:line="276" w:lineRule="auto"/>
        <w:jc w:val="both"/>
        <w:rPr>
          <w:sz w:val="24"/>
          <w:szCs w:val="24"/>
        </w:rPr>
      </w:pPr>
      <w:r>
        <w:rPr>
          <w:sz w:val="24"/>
          <w:szCs w:val="24"/>
        </w:rPr>
        <w:t>Our work demonstrates how techno-socio-ecological factors may shape handedness at both the individual and population levels simultaneously. The unique ecological conditions of oyster foraging appear to promote strong individual hand preferences while also favoring mixed-handed population structure through foraging advantages associated with mixed-handed group composition. Together, these findings suggest that understanding the evolution of handedness requires considering the complexity of a behavior, as well as the ecological context in which that behavior is repeatedly performed.</w:t>
      </w:r>
    </w:p>
    <w:p w14:paraId="0000008C" w14:textId="77777777" w:rsidR="004B5359" w:rsidRDefault="004B5359">
      <w:pPr>
        <w:spacing w:after="0" w:line="240" w:lineRule="auto"/>
        <w:jc w:val="both"/>
        <w:rPr>
          <w:sz w:val="24"/>
          <w:szCs w:val="24"/>
        </w:rPr>
      </w:pPr>
    </w:p>
    <w:p w14:paraId="0000008D" w14:textId="77777777" w:rsidR="004B5359" w:rsidRDefault="004B5359">
      <w:pPr>
        <w:spacing w:after="0" w:line="240" w:lineRule="auto"/>
        <w:jc w:val="both"/>
        <w:rPr>
          <w:sz w:val="24"/>
          <w:szCs w:val="24"/>
        </w:rPr>
      </w:pPr>
    </w:p>
    <w:p w14:paraId="0000008E" w14:textId="77777777" w:rsidR="004B5359" w:rsidRDefault="004B5359">
      <w:pPr>
        <w:spacing w:after="0" w:line="240" w:lineRule="auto"/>
        <w:jc w:val="both"/>
        <w:rPr>
          <w:sz w:val="24"/>
          <w:szCs w:val="24"/>
        </w:rPr>
      </w:pPr>
    </w:p>
    <w:p w14:paraId="0000008F" w14:textId="77777777" w:rsidR="004B5359" w:rsidRDefault="00FC639E">
      <w:pPr>
        <w:spacing w:after="0" w:line="240" w:lineRule="auto"/>
        <w:jc w:val="both"/>
        <w:rPr>
          <w:sz w:val="24"/>
          <w:szCs w:val="24"/>
        </w:rPr>
      </w:pPr>
      <w:r>
        <w:rPr>
          <w:b/>
          <w:bCs/>
          <w:color w:val="000000"/>
          <w:sz w:val="24"/>
          <w:szCs w:val="24"/>
        </w:rPr>
        <w:t>Tables - </w:t>
      </w:r>
    </w:p>
    <w:p w14:paraId="00000090" w14:textId="77777777" w:rsidR="004B5359" w:rsidRDefault="004B5359">
      <w:pPr>
        <w:spacing w:after="0" w:line="240" w:lineRule="auto"/>
        <w:rPr>
          <w:sz w:val="24"/>
          <w:szCs w:val="24"/>
        </w:rPr>
      </w:pPr>
    </w:p>
    <w:p w14:paraId="00000091" w14:textId="77777777" w:rsidR="004B5359" w:rsidRDefault="00FC639E">
      <w:pPr>
        <w:spacing w:after="0" w:line="240" w:lineRule="auto"/>
        <w:jc w:val="both"/>
        <w:rPr>
          <w:sz w:val="24"/>
          <w:szCs w:val="24"/>
        </w:rPr>
      </w:pPr>
      <w:r>
        <w:rPr>
          <w:color w:val="000000"/>
          <w:sz w:val="24"/>
          <w:szCs w:val="24"/>
        </w:rPr>
        <w:t>Table 1 - Generalized linear model results for adult dyad handedness. The constant (intercept) represents the probability that a dyad was different-handed when foraging on oysters with stone tools at &lt;1 m proximity. Estimates (β) are log-odds of a dyad being different-handed for each category.</w:t>
      </w:r>
    </w:p>
    <w:p w14:paraId="00000092" w14:textId="77777777" w:rsidR="004B5359" w:rsidRDefault="004B5359">
      <w:pPr>
        <w:spacing w:after="0" w:line="240" w:lineRule="auto"/>
        <w:rPr>
          <w:rFonts w:ascii="Times New Roman" w:eastAsia="Times New Roman" w:hAnsi="Times New Roman" w:cs="Times New Roman"/>
          <w:sz w:val="24"/>
          <w:szCs w:val="24"/>
        </w:rPr>
      </w:pPr>
    </w:p>
    <w:tbl>
      <w:tblPr>
        <w:tblStyle w:val="a"/>
        <w:tblW w:w="9340" w:type="dxa"/>
        <w:jc w:val="center"/>
        <w:tblInd w:w="0" w:type="dxa"/>
        <w:tblLayout w:type="fixed"/>
        <w:tblLook w:val="0400" w:firstRow="0" w:lastRow="0" w:firstColumn="0" w:lastColumn="0" w:noHBand="0" w:noVBand="1"/>
      </w:tblPr>
      <w:tblGrid>
        <w:gridCol w:w="1641"/>
        <w:gridCol w:w="3163"/>
        <w:gridCol w:w="1307"/>
        <w:gridCol w:w="1115"/>
        <w:gridCol w:w="792"/>
        <w:gridCol w:w="1322"/>
      </w:tblGrid>
      <w:tr w:rsidR="004B5359" w14:paraId="77618679" w14:textId="77777777">
        <w:trPr>
          <w:jc w:val="center"/>
        </w:trPr>
        <w:tc>
          <w:tcPr>
            <w:tcW w:w="164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9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Predictors</w:t>
            </w:r>
          </w:p>
          <w:p w14:paraId="00000094" w14:textId="77777777" w:rsidR="004B5359" w:rsidRDefault="004B5359">
            <w:pPr>
              <w:spacing w:after="0" w:line="240" w:lineRule="auto"/>
              <w:rPr>
                <w:rFonts w:ascii="Times New Roman" w:eastAsia="Times New Roman" w:hAnsi="Times New Roman" w:cs="Times New Roman"/>
                <w:sz w:val="24"/>
                <w:szCs w:val="24"/>
              </w:rPr>
            </w:pPr>
          </w:p>
        </w:tc>
        <w:tc>
          <w:tcPr>
            <w:tcW w:w="316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95"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Categories</w:t>
            </w:r>
          </w:p>
        </w:tc>
        <w:tc>
          <w:tcPr>
            <w:tcW w:w="130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096"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β</w:t>
            </w:r>
          </w:p>
        </w:tc>
        <w:tc>
          <w:tcPr>
            <w:tcW w:w="11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97"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SE β</w:t>
            </w:r>
          </w:p>
        </w:tc>
        <w:tc>
          <w:tcPr>
            <w:tcW w:w="7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98" w14:textId="77777777" w:rsidR="004B5359" w:rsidRDefault="00FC639E">
            <w:pPr>
              <w:spacing w:after="0" w:line="240" w:lineRule="auto"/>
              <w:jc w:val="both"/>
              <w:rPr>
                <w:rFonts w:ascii="Times New Roman" w:eastAsia="Times New Roman" w:hAnsi="Times New Roman" w:cs="Times New Roman"/>
                <w:sz w:val="24"/>
                <w:szCs w:val="24"/>
              </w:rPr>
            </w:pPr>
            <w:r>
              <w:rPr>
                <w:i/>
                <w:iCs/>
                <w:color w:val="000000"/>
                <w:sz w:val="24"/>
                <w:szCs w:val="24"/>
              </w:rPr>
              <w:t>z</w:t>
            </w:r>
          </w:p>
        </w:tc>
        <w:tc>
          <w:tcPr>
            <w:tcW w:w="13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99" w14:textId="53BDB07D" w:rsidR="004B5359" w:rsidRDefault="002B684D">
            <w:pPr>
              <w:spacing w:after="0" w:line="240" w:lineRule="auto"/>
              <w:jc w:val="both"/>
              <w:rPr>
                <w:rFonts w:ascii="Times New Roman" w:eastAsia="Times New Roman" w:hAnsi="Times New Roman" w:cs="Times New Roman"/>
                <w:sz w:val="24"/>
                <w:szCs w:val="24"/>
              </w:rPr>
            </w:pPr>
            <w:r>
              <w:rPr>
                <w:i/>
                <w:iCs/>
                <w:color w:val="000000"/>
                <w:sz w:val="24"/>
                <w:szCs w:val="24"/>
              </w:rPr>
              <w:t>P</w:t>
            </w:r>
          </w:p>
        </w:tc>
      </w:tr>
      <w:tr w:rsidR="004B5359" w14:paraId="7370C01F" w14:textId="77777777">
        <w:trPr>
          <w:trHeight w:val="220"/>
          <w:jc w:val="center"/>
        </w:trPr>
        <w:tc>
          <w:tcPr>
            <w:tcW w:w="9340" w:type="dxa"/>
            <w:gridSpan w:val="6"/>
            <w:tcBorders>
              <w:top w:val="single" w:sz="8" w:space="0" w:color="000000"/>
              <w:left w:val="single" w:sz="8" w:space="0" w:color="000000"/>
              <w:bottom w:val="single" w:sz="8" w:space="0" w:color="000000"/>
            </w:tcBorders>
            <w:tcMar>
              <w:top w:w="0" w:type="dxa"/>
              <w:left w:w="108" w:type="dxa"/>
              <w:bottom w:w="0" w:type="dxa"/>
              <w:right w:w="108" w:type="dxa"/>
            </w:tcMar>
          </w:tcPr>
          <w:p w14:paraId="0000009A" w14:textId="77777777" w:rsidR="004B5359" w:rsidRDefault="00FC639E">
            <w:pPr>
              <w:spacing w:line="240" w:lineRule="auto"/>
              <w:jc w:val="center"/>
              <w:rPr>
                <w:rFonts w:ascii="Times New Roman" w:eastAsia="Times New Roman" w:hAnsi="Times New Roman" w:cs="Times New Roman"/>
                <w:sz w:val="24"/>
                <w:szCs w:val="24"/>
              </w:rPr>
            </w:pPr>
            <w:r>
              <w:rPr>
                <w:color w:val="000000"/>
                <w:sz w:val="24"/>
                <w:szCs w:val="24"/>
              </w:rPr>
              <w:t xml:space="preserve">Model 1: </w:t>
            </w:r>
            <w:proofErr w:type="spellStart"/>
            <w:r>
              <w:rPr>
                <w:color w:val="000000"/>
                <w:sz w:val="24"/>
                <w:szCs w:val="24"/>
              </w:rPr>
              <w:t>dyad_handedness</w:t>
            </w:r>
            <w:proofErr w:type="spellEnd"/>
            <w:r>
              <w:rPr>
                <w:color w:val="000000"/>
                <w:sz w:val="24"/>
                <w:szCs w:val="24"/>
              </w:rPr>
              <w:t xml:space="preserve"> ~ </w:t>
            </w:r>
            <w:proofErr w:type="spellStart"/>
            <w:proofErr w:type="gramStart"/>
            <w:r>
              <w:rPr>
                <w:color w:val="000000"/>
                <w:sz w:val="24"/>
                <w:szCs w:val="24"/>
              </w:rPr>
              <w:t>behavioral.context</w:t>
            </w:r>
            <w:proofErr w:type="spellEnd"/>
            <w:proofErr w:type="gramEnd"/>
            <w:r>
              <w:rPr>
                <w:color w:val="000000"/>
                <w:sz w:val="24"/>
                <w:szCs w:val="24"/>
              </w:rPr>
              <w:t>*</w:t>
            </w:r>
            <w:proofErr w:type="spellStart"/>
            <w:r>
              <w:rPr>
                <w:color w:val="000000"/>
                <w:sz w:val="24"/>
                <w:szCs w:val="24"/>
              </w:rPr>
              <w:t>dyad.proximity</w:t>
            </w:r>
            <w:proofErr w:type="spellEnd"/>
          </w:p>
        </w:tc>
      </w:tr>
      <w:tr w:rsidR="004B5359" w14:paraId="47876251" w14:textId="77777777">
        <w:trPr>
          <w:jc w:val="center"/>
        </w:trPr>
        <w:tc>
          <w:tcPr>
            <w:tcW w:w="164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A0"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Constant</w:t>
            </w:r>
          </w:p>
          <w:p w14:paraId="000000A1" w14:textId="77777777" w:rsidR="004B5359" w:rsidRDefault="004B5359">
            <w:pPr>
              <w:spacing w:after="0" w:line="240" w:lineRule="auto"/>
              <w:rPr>
                <w:rFonts w:ascii="Times New Roman" w:eastAsia="Times New Roman" w:hAnsi="Times New Roman" w:cs="Times New Roman"/>
                <w:sz w:val="24"/>
                <w:szCs w:val="24"/>
              </w:rPr>
            </w:pPr>
          </w:p>
        </w:tc>
        <w:tc>
          <w:tcPr>
            <w:tcW w:w="316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A2"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w:t>
            </w:r>
          </w:p>
        </w:tc>
        <w:tc>
          <w:tcPr>
            <w:tcW w:w="130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A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0.81093   </w:t>
            </w:r>
          </w:p>
        </w:tc>
        <w:tc>
          <w:tcPr>
            <w:tcW w:w="11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A4"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0.22713</w:t>
            </w:r>
          </w:p>
        </w:tc>
        <w:tc>
          <w:tcPr>
            <w:tcW w:w="7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A5"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3.570</w:t>
            </w:r>
          </w:p>
        </w:tc>
        <w:tc>
          <w:tcPr>
            <w:tcW w:w="13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A6"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0.000356 ***</w:t>
            </w:r>
          </w:p>
        </w:tc>
      </w:tr>
      <w:tr w:rsidR="004B5359" w14:paraId="2FD39D69" w14:textId="77777777">
        <w:trPr>
          <w:trHeight w:val="240"/>
          <w:jc w:val="center"/>
        </w:trPr>
        <w:tc>
          <w:tcPr>
            <w:tcW w:w="1641"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A7" w14:textId="77777777" w:rsidR="004B5359" w:rsidRDefault="004B5359">
            <w:pPr>
              <w:spacing w:after="0" w:line="240" w:lineRule="auto"/>
              <w:rPr>
                <w:rFonts w:ascii="Times New Roman" w:eastAsia="Times New Roman" w:hAnsi="Times New Roman" w:cs="Times New Roman"/>
                <w:sz w:val="24"/>
                <w:szCs w:val="24"/>
              </w:rPr>
            </w:pPr>
          </w:p>
          <w:p w14:paraId="000000A8"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Behavioral context</w:t>
            </w:r>
          </w:p>
        </w:tc>
        <w:tc>
          <w:tcPr>
            <w:tcW w:w="316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A9"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Foraging without tools</w:t>
            </w:r>
          </w:p>
        </w:tc>
        <w:tc>
          <w:tcPr>
            <w:tcW w:w="130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AA" w14:textId="77777777" w:rsidR="004B5359" w:rsidRDefault="00FC639E">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-1.35747    </w:t>
            </w:r>
          </w:p>
        </w:tc>
        <w:tc>
          <w:tcPr>
            <w:tcW w:w="11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AB"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0.44173  </w:t>
            </w:r>
          </w:p>
        </w:tc>
        <w:tc>
          <w:tcPr>
            <w:tcW w:w="7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AC"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-3.073</w:t>
            </w:r>
          </w:p>
        </w:tc>
        <w:tc>
          <w:tcPr>
            <w:tcW w:w="13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AD"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0.002119 **</w:t>
            </w:r>
          </w:p>
          <w:p w14:paraId="000000AE" w14:textId="77777777" w:rsidR="004B5359" w:rsidRDefault="004B5359">
            <w:pPr>
              <w:spacing w:after="0" w:line="240" w:lineRule="auto"/>
              <w:rPr>
                <w:rFonts w:ascii="Times New Roman" w:eastAsia="Times New Roman" w:hAnsi="Times New Roman" w:cs="Times New Roman"/>
                <w:sz w:val="24"/>
                <w:szCs w:val="24"/>
              </w:rPr>
            </w:pPr>
          </w:p>
        </w:tc>
      </w:tr>
      <w:tr w:rsidR="004B5359" w14:paraId="644A92C5" w14:textId="77777777">
        <w:trPr>
          <w:trHeight w:val="240"/>
          <w:jc w:val="center"/>
        </w:trPr>
        <w:tc>
          <w:tcPr>
            <w:tcW w:w="1641"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AF" w14:textId="77777777" w:rsidR="004B5359" w:rsidRDefault="004B5359">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16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B0"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Other</w:t>
            </w:r>
          </w:p>
          <w:p w14:paraId="000000B1" w14:textId="77777777" w:rsidR="004B5359" w:rsidRDefault="004B5359">
            <w:pPr>
              <w:spacing w:after="0" w:line="240" w:lineRule="auto"/>
              <w:rPr>
                <w:rFonts w:ascii="Times New Roman" w:eastAsia="Times New Roman" w:hAnsi="Times New Roman" w:cs="Times New Roman"/>
                <w:sz w:val="24"/>
                <w:szCs w:val="24"/>
              </w:rPr>
            </w:pPr>
          </w:p>
        </w:tc>
        <w:tc>
          <w:tcPr>
            <w:tcW w:w="130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B2" w14:textId="77777777" w:rsidR="004B5359" w:rsidRDefault="00FC639E">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-0.69018     </w:t>
            </w:r>
          </w:p>
        </w:tc>
        <w:tc>
          <w:tcPr>
            <w:tcW w:w="11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B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0.24834  </w:t>
            </w:r>
          </w:p>
        </w:tc>
        <w:tc>
          <w:tcPr>
            <w:tcW w:w="7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B4"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-2.779</w:t>
            </w:r>
          </w:p>
        </w:tc>
        <w:tc>
          <w:tcPr>
            <w:tcW w:w="13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B5"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0.005450 **</w:t>
            </w:r>
          </w:p>
        </w:tc>
      </w:tr>
      <w:tr w:rsidR="004B5359" w14:paraId="1BED704D" w14:textId="77777777">
        <w:trPr>
          <w:trHeight w:val="240"/>
          <w:jc w:val="center"/>
        </w:trPr>
        <w:tc>
          <w:tcPr>
            <w:tcW w:w="1641"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B6" w14:textId="77777777" w:rsidR="004B5359" w:rsidRDefault="004B5359">
            <w:pPr>
              <w:spacing w:after="0" w:line="240" w:lineRule="auto"/>
              <w:rPr>
                <w:rFonts w:ascii="Times New Roman" w:eastAsia="Times New Roman" w:hAnsi="Times New Roman" w:cs="Times New Roman"/>
                <w:sz w:val="24"/>
                <w:szCs w:val="24"/>
              </w:rPr>
            </w:pPr>
          </w:p>
          <w:p w14:paraId="000000B7"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Dyad proximity</w:t>
            </w:r>
          </w:p>
        </w:tc>
        <w:tc>
          <w:tcPr>
            <w:tcW w:w="316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B8"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3m</w:t>
            </w:r>
          </w:p>
        </w:tc>
        <w:tc>
          <w:tcPr>
            <w:tcW w:w="130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B9"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0.02267</w:t>
            </w:r>
          </w:p>
        </w:tc>
        <w:tc>
          <w:tcPr>
            <w:tcW w:w="11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BA"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highlight w:val="white"/>
              </w:rPr>
              <w:t>0.27268 </w:t>
            </w:r>
          </w:p>
        </w:tc>
        <w:tc>
          <w:tcPr>
            <w:tcW w:w="7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BB"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0.083</w:t>
            </w:r>
          </w:p>
        </w:tc>
        <w:tc>
          <w:tcPr>
            <w:tcW w:w="13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BC"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0.933747</w:t>
            </w:r>
          </w:p>
          <w:p w14:paraId="000000BD" w14:textId="77777777" w:rsidR="004B5359" w:rsidRDefault="004B5359">
            <w:pPr>
              <w:spacing w:after="0" w:line="240" w:lineRule="auto"/>
              <w:rPr>
                <w:rFonts w:ascii="Times New Roman" w:eastAsia="Times New Roman" w:hAnsi="Times New Roman" w:cs="Times New Roman"/>
                <w:sz w:val="24"/>
                <w:szCs w:val="24"/>
              </w:rPr>
            </w:pPr>
          </w:p>
        </w:tc>
      </w:tr>
      <w:tr w:rsidR="004B5359" w14:paraId="7EFA008D" w14:textId="77777777">
        <w:trPr>
          <w:trHeight w:val="240"/>
          <w:jc w:val="center"/>
        </w:trPr>
        <w:tc>
          <w:tcPr>
            <w:tcW w:w="1641"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BE" w14:textId="77777777" w:rsidR="004B5359" w:rsidRDefault="004B5359">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16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BF"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5m</w:t>
            </w:r>
          </w:p>
        </w:tc>
        <w:tc>
          <w:tcPr>
            <w:tcW w:w="130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C0"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-0.64439</w:t>
            </w:r>
          </w:p>
        </w:tc>
        <w:tc>
          <w:tcPr>
            <w:tcW w:w="11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C1"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0.25294</w:t>
            </w:r>
          </w:p>
        </w:tc>
        <w:tc>
          <w:tcPr>
            <w:tcW w:w="7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C2"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-2.548</w:t>
            </w:r>
          </w:p>
        </w:tc>
        <w:tc>
          <w:tcPr>
            <w:tcW w:w="13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C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0.010848 *</w:t>
            </w:r>
          </w:p>
          <w:p w14:paraId="000000C4" w14:textId="77777777" w:rsidR="004B5359" w:rsidRDefault="004B5359">
            <w:pPr>
              <w:spacing w:after="0" w:line="240" w:lineRule="auto"/>
              <w:rPr>
                <w:rFonts w:ascii="Times New Roman" w:eastAsia="Times New Roman" w:hAnsi="Times New Roman" w:cs="Times New Roman"/>
                <w:sz w:val="24"/>
                <w:szCs w:val="24"/>
              </w:rPr>
            </w:pPr>
          </w:p>
        </w:tc>
      </w:tr>
      <w:tr w:rsidR="004B5359" w14:paraId="57F42578" w14:textId="77777777">
        <w:trPr>
          <w:trHeight w:val="240"/>
          <w:jc w:val="center"/>
        </w:trPr>
        <w:tc>
          <w:tcPr>
            <w:tcW w:w="1641"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C5" w14:textId="77777777" w:rsidR="004B5359" w:rsidRDefault="00FC639E">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00000C6"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Interactions</w:t>
            </w:r>
          </w:p>
        </w:tc>
        <w:tc>
          <w:tcPr>
            <w:tcW w:w="316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C7" w14:textId="77777777" w:rsidR="004B5359" w:rsidRDefault="00FC639E">
            <w:pPr>
              <w:spacing w:after="0" w:line="240" w:lineRule="auto"/>
              <w:jc w:val="both"/>
              <w:rPr>
                <w:rFonts w:ascii="Times New Roman" w:eastAsia="Times New Roman" w:hAnsi="Times New Roman" w:cs="Times New Roman"/>
                <w:sz w:val="24"/>
                <w:szCs w:val="24"/>
              </w:rPr>
            </w:pPr>
            <w:proofErr w:type="spellStart"/>
            <w:r>
              <w:rPr>
                <w:color w:val="000000"/>
                <w:sz w:val="24"/>
                <w:szCs w:val="24"/>
              </w:rPr>
              <w:t>Foraging_without_tools</w:t>
            </w:r>
            <w:proofErr w:type="spellEnd"/>
            <w:r>
              <w:rPr>
                <w:color w:val="000000"/>
                <w:sz w:val="24"/>
                <w:szCs w:val="24"/>
              </w:rPr>
              <w:t>:&lt;3m&gt;</w:t>
            </w:r>
          </w:p>
          <w:p w14:paraId="000000C8" w14:textId="77777777" w:rsidR="004B5359" w:rsidRDefault="004B5359">
            <w:pPr>
              <w:spacing w:after="0" w:line="240" w:lineRule="auto"/>
              <w:rPr>
                <w:rFonts w:ascii="Times New Roman" w:eastAsia="Times New Roman" w:hAnsi="Times New Roman" w:cs="Times New Roman"/>
                <w:sz w:val="24"/>
                <w:szCs w:val="24"/>
              </w:rPr>
            </w:pPr>
          </w:p>
        </w:tc>
        <w:tc>
          <w:tcPr>
            <w:tcW w:w="130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C9"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0.13301</w:t>
            </w:r>
          </w:p>
        </w:tc>
        <w:tc>
          <w:tcPr>
            <w:tcW w:w="11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CA"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0.53925</w:t>
            </w:r>
          </w:p>
        </w:tc>
        <w:tc>
          <w:tcPr>
            <w:tcW w:w="7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CB"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0.247</w:t>
            </w:r>
          </w:p>
        </w:tc>
        <w:tc>
          <w:tcPr>
            <w:tcW w:w="13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CC"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0.805174</w:t>
            </w:r>
          </w:p>
        </w:tc>
      </w:tr>
      <w:tr w:rsidR="004B5359" w14:paraId="4C4E5D5C" w14:textId="77777777">
        <w:trPr>
          <w:trHeight w:val="240"/>
          <w:jc w:val="center"/>
        </w:trPr>
        <w:tc>
          <w:tcPr>
            <w:tcW w:w="1641"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CD" w14:textId="77777777" w:rsidR="004B5359" w:rsidRDefault="004B5359">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16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CE"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other:&lt;3m&gt;</w:t>
            </w:r>
          </w:p>
          <w:p w14:paraId="000000CF" w14:textId="77777777" w:rsidR="004B5359" w:rsidRDefault="004B5359">
            <w:pPr>
              <w:spacing w:after="0" w:line="240" w:lineRule="auto"/>
              <w:rPr>
                <w:rFonts w:ascii="Times New Roman" w:eastAsia="Times New Roman" w:hAnsi="Times New Roman" w:cs="Times New Roman"/>
                <w:sz w:val="24"/>
                <w:szCs w:val="24"/>
              </w:rPr>
            </w:pPr>
          </w:p>
        </w:tc>
        <w:tc>
          <w:tcPr>
            <w:tcW w:w="130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D0"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-0.27695</w:t>
            </w:r>
          </w:p>
        </w:tc>
        <w:tc>
          <w:tcPr>
            <w:tcW w:w="11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D1"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0.31654</w:t>
            </w:r>
          </w:p>
        </w:tc>
        <w:tc>
          <w:tcPr>
            <w:tcW w:w="7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D2"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-0.875</w:t>
            </w:r>
          </w:p>
        </w:tc>
        <w:tc>
          <w:tcPr>
            <w:tcW w:w="13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D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0.381619 </w:t>
            </w:r>
          </w:p>
        </w:tc>
      </w:tr>
      <w:tr w:rsidR="004B5359" w14:paraId="75607A6B" w14:textId="77777777">
        <w:trPr>
          <w:trHeight w:val="240"/>
          <w:jc w:val="center"/>
        </w:trPr>
        <w:tc>
          <w:tcPr>
            <w:tcW w:w="1641"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D4" w14:textId="77777777" w:rsidR="004B5359" w:rsidRDefault="004B5359">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16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D5" w14:textId="77777777" w:rsidR="004B5359" w:rsidRDefault="00FC639E">
            <w:pPr>
              <w:spacing w:after="0" w:line="240" w:lineRule="auto"/>
              <w:jc w:val="both"/>
              <w:rPr>
                <w:rFonts w:ascii="Times New Roman" w:eastAsia="Times New Roman" w:hAnsi="Times New Roman" w:cs="Times New Roman"/>
                <w:sz w:val="24"/>
                <w:szCs w:val="24"/>
              </w:rPr>
            </w:pPr>
            <w:proofErr w:type="spellStart"/>
            <w:r>
              <w:rPr>
                <w:color w:val="000000"/>
                <w:sz w:val="24"/>
                <w:szCs w:val="24"/>
              </w:rPr>
              <w:t>Foraging_without_tools</w:t>
            </w:r>
            <w:proofErr w:type="spellEnd"/>
            <w:r>
              <w:rPr>
                <w:color w:val="000000"/>
                <w:sz w:val="24"/>
                <w:szCs w:val="24"/>
              </w:rPr>
              <w:t>:&lt;5m&gt;</w:t>
            </w:r>
          </w:p>
          <w:p w14:paraId="000000D6" w14:textId="77777777" w:rsidR="004B5359" w:rsidRDefault="004B5359">
            <w:pPr>
              <w:spacing w:after="0" w:line="240" w:lineRule="auto"/>
              <w:rPr>
                <w:rFonts w:ascii="Times New Roman" w:eastAsia="Times New Roman" w:hAnsi="Times New Roman" w:cs="Times New Roman"/>
                <w:sz w:val="24"/>
                <w:szCs w:val="24"/>
              </w:rPr>
            </w:pPr>
          </w:p>
        </w:tc>
        <w:tc>
          <w:tcPr>
            <w:tcW w:w="130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D7"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1.04522</w:t>
            </w:r>
          </w:p>
        </w:tc>
        <w:tc>
          <w:tcPr>
            <w:tcW w:w="11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D8"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0.49404 </w:t>
            </w:r>
          </w:p>
        </w:tc>
        <w:tc>
          <w:tcPr>
            <w:tcW w:w="7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D9"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2.116</w:t>
            </w:r>
          </w:p>
        </w:tc>
        <w:tc>
          <w:tcPr>
            <w:tcW w:w="13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DA"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0.034374 *</w:t>
            </w:r>
          </w:p>
        </w:tc>
      </w:tr>
      <w:tr w:rsidR="004B5359" w14:paraId="11455F93" w14:textId="77777777">
        <w:trPr>
          <w:trHeight w:val="240"/>
          <w:jc w:val="center"/>
        </w:trPr>
        <w:tc>
          <w:tcPr>
            <w:tcW w:w="1641"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DB" w14:textId="77777777" w:rsidR="004B5359" w:rsidRDefault="004B5359">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16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DC"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other:&lt;5m&gt;</w:t>
            </w:r>
          </w:p>
          <w:p w14:paraId="000000DD" w14:textId="77777777" w:rsidR="004B5359" w:rsidRDefault="004B5359">
            <w:pPr>
              <w:spacing w:after="0" w:line="240" w:lineRule="auto"/>
              <w:rPr>
                <w:rFonts w:ascii="Times New Roman" w:eastAsia="Times New Roman" w:hAnsi="Times New Roman" w:cs="Times New Roman"/>
                <w:sz w:val="24"/>
                <w:szCs w:val="24"/>
              </w:rPr>
            </w:pPr>
          </w:p>
        </w:tc>
        <w:tc>
          <w:tcPr>
            <w:tcW w:w="130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DE"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0.39879</w:t>
            </w:r>
          </w:p>
        </w:tc>
        <w:tc>
          <w:tcPr>
            <w:tcW w:w="11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DF"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0.28997</w:t>
            </w:r>
          </w:p>
        </w:tc>
        <w:tc>
          <w:tcPr>
            <w:tcW w:w="7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E0"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1.375</w:t>
            </w:r>
          </w:p>
        </w:tc>
        <w:tc>
          <w:tcPr>
            <w:tcW w:w="13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0E1"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0.169039</w:t>
            </w:r>
          </w:p>
        </w:tc>
      </w:tr>
    </w:tbl>
    <w:p w14:paraId="000000E2" w14:textId="77777777" w:rsidR="004B5359" w:rsidRDefault="004B5359">
      <w:pPr>
        <w:spacing w:line="240" w:lineRule="auto"/>
        <w:jc w:val="both"/>
        <w:rPr>
          <w:b/>
          <w:bCs/>
          <w:color w:val="000000"/>
          <w:sz w:val="24"/>
          <w:szCs w:val="24"/>
        </w:rPr>
      </w:pPr>
    </w:p>
    <w:p w14:paraId="000000E3" w14:textId="77777777" w:rsidR="004B5359" w:rsidRDefault="004B5359">
      <w:pPr>
        <w:spacing w:line="240" w:lineRule="auto"/>
        <w:jc w:val="both"/>
        <w:rPr>
          <w:b/>
          <w:bCs/>
          <w:sz w:val="24"/>
          <w:szCs w:val="24"/>
        </w:rPr>
      </w:pPr>
    </w:p>
    <w:p w14:paraId="000000E4" w14:textId="77777777" w:rsidR="004B5359" w:rsidRDefault="004B5359">
      <w:pPr>
        <w:spacing w:line="240" w:lineRule="auto"/>
        <w:jc w:val="both"/>
        <w:rPr>
          <w:b/>
          <w:bCs/>
          <w:sz w:val="24"/>
          <w:szCs w:val="24"/>
        </w:rPr>
      </w:pPr>
    </w:p>
    <w:p w14:paraId="000000E5" w14:textId="77777777" w:rsidR="004B5359" w:rsidRDefault="004B5359">
      <w:pPr>
        <w:spacing w:line="240" w:lineRule="auto"/>
        <w:jc w:val="both"/>
        <w:rPr>
          <w:b/>
          <w:bCs/>
          <w:sz w:val="24"/>
          <w:szCs w:val="24"/>
        </w:rPr>
      </w:pPr>
    </w:p>
    <w:p w14:paraId="000000E6" w14:textId="77777777" w:rsidR="004B5359" w:rsidRDefault="004B5359">
      <w:pPr>
        <w:spacing w:line="240" w:lineRule="auto"/>
        <w:jc w:val="both"/>
        <w:rPr>
          <w:b/>
          <w:bCs/>
          <w:sz w:val="24"/>
          <w:szCs w:val="24"/>
        </w:rPr>
      </w:pPr>
    </w:p>
    <w:p w14:paraId="000000E7" w14:textId="77777777" w:rsidR="004B5359" w:rsidRDefault="004B5359">
      <w:pPr>
        <w:spacing w:line="240" w:lineRule="auto"/>
        <w:jc w:val="both"/>
        <w:rPr>
          <w:b/>
          <w:bCs/>
          <w:sz w:val="24"/>
          <w:szCs w:val="24"/>
        </w:rPr>
      </w:pPr>
    </w:p>
    <w:p w14:paraId="000000E8" w14:textId="77777777" w:rsidR="004B5359" w:rsidRDefault="004B5359">
      <w:pPr>
        <w:spacing w:line="240" w:lineRule="auto"/>
        <w:jc w:val="both"/>
        <w:rPr>
          <w:b/>
          <w:bCs/>
          <w:sz w:val="24"/>
          <w:szCs w:val="24"/>
        </w:rPr>
      </w:pPr>
    </w:p>
    <w:p w14:paraId="000000E9" w14:textId="77777777" w:rsidR="004B5359" w:rsidRDefault="004B5359">
      <w:pPr>
        <w:spacing w:line="240" w:lineRule="auto"/>
        <w:jc w:val="both"/>
        <w:rPr>
          <w:b/>
          <w:bCs/>
          <w:sz w:val="24"/>
          <w:szCs w:val="24"/>
        </w:rPr>
      </w:pPr>
    </w:p>
    <w:p w14:paraId="000000EA" w14:textId="77777777" w:rsidR="004B5359" w:rsidRDefault="004B5359">
      <w:pPr>
        <w:spacing w:line="240" w:lineRule="auto"/>
        <w:jc w:val="both"/>
        <w:rPr>
          <w:b/>
          <w:bCs/>
          <w:sz w:val="24"/>
          <w:szCs w:val="24"/>
        </w:rPr>
      </w:pPr>
    </w:p>
    <w:p w14:paraId="000000EB" w14:textId="77777777" w:rsidR="004B5359" w:rsidRDefault="00FC639E">
      <w:pPr>
        <w:spacing w:line="240" w:lineRule="auto"/>
        <w:jc w:val="both"/>
        <w:rPr>
          <w:rFonts w:ascii="Times New Roman" w:eastAsia="Times New Roman" w:hAnsi="Times New Roman" w:cs="Times New Roman"/>
          <w:sz w:val="24"/>
          <w:szCs w:val="24"/>
        </w:rPr>
      </w:pPr>
      <w:r>
        <w:rPr>
          <w:b/>
          <w:bCs/>
          <w:color w:val="000000"/>
          <w:sz w:val="24"/>
          <w:szCs w:val="24"/>
        </w:rPr>
        <w:t>Figures:</w:t>
      </w:r>
    </w:p>
    <w:p w14:paraId="000000EC" w14:textId="77777777" w:rsidR="004B5359" w:rsidRDefault="00FC639E">
      <w:pPr>
        <w:spacing w:line="240" w:lineRule="auto"/>
        <w:jc w:val="center"/>
        <w:rPr>
          <w:color w:val="000000"/>
          <w:sz w:val="24"/>
          <w:szCs w:val="24"/>
        </w:rPr>
      </w:pPr>
      <w:sdt>
        <w:sdtPr>
          <w:tag w:val="goog_rdk_89"/>
          <w:id w:val="2134717885"/>
        </w:sdtPr>
        <w:sdtContent>
          <w:commentRangeStart w:id="136"/>
        </w:sdtContent>
      </w:sdt>
      <w:r>
        <w:rPr>
          <w:color w:val="000000"/>
          <w:sz w:val="24"/>
          <w:szCs w:val="24"/>
        </w:rPr>
        <w:t xml:space="preserve">Figure 1: Research site in </w:t>
      </w:r>
      <w:proofErr w:type="spellStart"/>
      <w:r>
        <w:rPr>
          <w:color w:val="000000"/>
          <w:sz w:val="24"/>
          <w:szCs w:val="24"/>
        </w:rPr>
        <w:t>Boi</w:t>
      </w:r>
      <w:proofErr w:type="spellEnd"/>
      <w:r>
        <w:rPr>
          <w:color w:val="000000"/>
          <w:sz w:val="24"/>
          <w:szCs w:val="24"/>
        </w:rPr>
        <w:t xml:space="preserve"> </w:t>
      </w:r>
      <w:proofErr w:type="spellStart"/>
      <w:r>
        <w:rPr>
          <w:color w:val="000000"/>
          <w:sz w:val="24"/>
          <w:szCs w:val="24"/>
        </w:rPr>
        <w:t>Yai</w:t>
      </w:r>
      <w:proofErr w:type="spellEnd"/>
      <w:r>
        <w:rPr>
          <w:color w:val="000000"/>
          <w:sz w:val="24"/>
          <w:szCs w:val="24"/>
        </w:rPr>
        <w:t xml:space="preserve"> island, </w:t>
      </w:r>
      <w:proofErr w:type="spellStart"/>
      <w:r>
        <w:rPr>
          <w:color w:val="000000"/>
          <w:sz w:val="24"/>
          <w:szCs w:val="24"/>
        </w:rPr>
        <w:t>Ao</w:t>
      </w:r>
      <w:proofErr w:type="spellEnd"/>
      <w:r>
        <w:rPr>
          <w:color w:val="000000"/>
          <w:sz w:val="24"/>
          <w:szCs w:val="24"/>
        </w:rPr>
        <w:t xml:space="preserve"> </w:t>
      </w:r>
      <w:proofErr w:type="spellStart"/>
      <w:r>
        <w:rPr>
          <w:color w:val="000000"/>
          <w:sz w:val="24"/>
          <w:szCs w:val="24"/>
        </w:rPr>
        <w:t>Phang</w:t>
      </w:r>
      <w:proofErr w:type="spellEnd"/>
      <w:r>
        <w:rPr>
          <w:color w:val="000000"/>
          <w:sz w:val="24"/>
          <w:szCs w:val="24"/>
        </w:rPr>
        <w:t xml:space="preserve"> Nga National Park, Thailand. </w:t>
      </w:r>
      <w:commentRangeEnd w:id="136"/>
      <w:r>
        <w:commentReference w:id="136"/>
      </w:r>
    </w:p>
    <w:p w14:paraId="000000ED" w14:textId="77777777" w:rsidR="004B5359" w:rsidRDefault="00FC639E">
      <w:pPr>
        <w:spacing w:line="240" w:lineRule="auto"/>
        <w:jc w:val="center"/>
        <w:rPr>
          <w:rFonts w:ascii="Times New Roman" w:eastAsia="Times New Roman" w:hAnsi="Times New Roman" w:cs="Times New Roman"/>
          <w:sz w:val="24"/>
          <w:szCs w:val="24"/>
        </w:rPr>
      </w:pPr>
      <w:bookmarkStart w:id="137" w:name="_heading=h.s9ah26647hcd" w:colFirst="0" w:colLast="0"/>
      <w:bookmarkEnd w:id="137"/>
      <w:r>
        <w:rPr>
          <w:noProof/>
          <w:sz w:val="24"/>
          <w:szCs w:val="24"/>
        </w:rPr>
        <w:lastRenderedPageBreak/>
        <w:drawing>
          <wp:inline distT="0" distB="0" distL="0" distR="0" wp14:anchorId="06A6C56A" wp14:editId="46F03346">
            <wp:extent cx="5220436" cy="5589615"/>
            <wp:effectExtent l="0" t="0" r="0" b="0"/>
            <wp:docPr id="2" name="image5.png" descr="C:\Users\rohit_negi\AppData\Local\Microsoft\Windows\INetCache\Content.MSO\3DB2389E.tmp"/>
            <wp:cNvGraphicFramePr/>
            <a:graphic xmlns:a="http://schemas.openxmlformats.org/drawingml/2006/main">
              <a:graphicData uri="http://schemas.openxmlformats.org/drawingml/2006/picture">
                <pic:pic xmlns:pic="http://schemas.openxmlformats.org/drawingml/2006/picture">
                  <pic:nvPicPr>
                    <pic:cNvPr id="0" name="image5.png" descr="C:\Users\rohit_negi\AppData\Local\Microsoft\Windows\INetCache\Content.MSO\3DB2389E.tmp"/>
                    <pic:cNvPicPr preferRelativeResize="0"/>
                  </pic:nvPicPr>
                  <pic:blipFill>
                    <a:blip r:embed="rId30"/>
                    <a:srcRect/>
                    <a:stretch>
                      <a:fillRect/>
                    </a:stretch>
                  </pic:blipFill>
                  <pic:spPr>
                    <a:xfrm>
                      <a:off x="0" y="0"/>
                      <a:ext cx="5220436" cy="5589615"/>
                    </a:xfrm>
                    <a:prstGeom prst="rect">
                      <a:avLst/>
                    </a:prstGeom>
                    <a:ln/>
                  </pic:spPr>
                </pic:pic>
              </a:graphicData>
            </a:graphic>
          </wp:inline>
        </w:drawing>
      </w:r>
    </w:p>
    <w:p w14:paraId="000000EE" w14:textId="77777777" w:rsidR="004B5359" w:rsidRDefault="004B5359">
      <w:pPr>
        <w:spacing w:after="0" w:line="240" w:lineRule="auto"/>
        <w:rPr>
          <w:rFonts w:ascii="Times New Roman" w:eastAsia="Times New Roman" w:hAnsi="Times New Roman" w:cs="Times New Roman"/>
          <w:sz w:val="24"/>
          <w:szCs w:val="24"/>
        </w:rPr>
      </w:pPr>
    </w:p>
    <w:p w14:paraId="000000EF" w14:textId="77777777" w:rsidR="004B5359" w:rsidRDefault="004B5359">
      <w:pPr>
        <w:spacing w:line="240" w:lineRule="auto"/>
        <w:jc w:val="both"/>
        <w:rPr>
          <w:sz w:val="24"/>
          <w:szCs w:val="24"/>
        </w:rPr>
      </w:pPr>
    </w:p>
    <w:p w14:paraId="000000F0" w14:textId="77777777" w:rsidR="004B5359" w:rsidRDefault="004B5359">
      <w:pPr>
        <w:spacing w:line="240" w:lineRule="auto"/>
        <w:jc w:val="both"/>
        <w:rPr>
          <w:sz w:val="24"/>
          <w:szCs w:val="24"/>
        </w:rPr>
      </w:pPr>
    </w:p>
    <w:p w14:paraId="000000F1" w14:textId="77777777" w:rsidR="004B5359" w:rsidRDefault="004B5359">
      <w:pPr>
        <w:spacing w:line="240" w:lineRule="auto"/>
        <w:jc w:val="both"/>
        <w:rPr>
          <w:sz w:val="24"/>
          <w:szCs w:val="24"/>
        </w:rPr>
      </w:pPr>
    </w:p>
    <w:p w14:paraId="000000F2" w14:textId="77777777" w:rsidR="004B5359" w:rsidRDefault="004B5359">
      <w:pPr>
        <w:spacing w:line="240" w:lineRule="auto"/>
        <w:jc w:val="both"/>
        <w:rPr>
          <w:sz w:val="24"/>
          <w:szCs w:val="24"/>
        </w:rPr>
      </w:pPr>
    </w:p>
    <w:p w14:paraId="000000F3" w14:textId="77777777" w:rsidR="004B5359" w:rsidRDefault="004B5359">
      <w:pPr>
        <w:spacing w:line="240" w:lineRule="auto"/>
        <w:jc w:val="both"/>
        <w:rPr>
          <w:sz w:val="24"/>
          <w:szCs w:val="24"/>
        </w:rPr>
      </w:pPr>
    </w:p>
    <w:p w14:paraId="000000F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 xml:space="preserve">Figure 2: a) </w:t>
      </w:r>
      <w:r>
        <w:rPr>
          <w:sz w:val="24"/>
          <w:szCs w:val="24"/>
        </w:rPr>
        <w:t>Average proportion of time spent by macaques</w:t>
      </w:r>
      <w:r>
        <w:rPr>
          <w:color w:val="000000"/>
          <w:sz w:val="24"/>
          <w:szCs w:val="24"/>
        </w:rPr>
        <w:t xml:space="preserve"> on stone tool assisted oyster foraging compared to other food resources. b) An adult female macaque (</w:t>
      </w:r>
      <w:proofErr w:type="spellStart"/>
      <w:r>
        <w:rPr>
          <w:color w:val="000000"/>
          <w:sz w:val="24"/>
          <w:szCs w:val="24"/>
        </w:rPr>
        <w:t>Cac</w:t>
      </w:r>
      <w:proofErr w:type="spellEnd"/>
      <w:r>
        <w:rPr>
          <w:color w:val="000000"/>
          <w:sz w:val="24"/>
          <w:szCs w:val="24"/>
        </w:rPr>
        <w:t xml:space="preserve">) using axe hammering technique to process a rock oyster. </w:t>
      </w: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25"/>
        <w:gridCol w:w="4625"/>
      </w:tblGrid>
      <w:tr w:rsidR="004B5359" w14:paraId="4436C71A" w14:textId="77777777">
        <w:trPr>
          <w:trHeight w:val="236"/>
        </w:trPr>
        <w:tc>
          <w:tcPr>
            <w:tcW w:w="4725" w:type="dxa"/>
          </w:tcPr>
          <w:p w14:paraId="000000F5" w14:textId="77777777" w:rsidR="004B5359" w:rsidRDefault="00FC639E">
            <w:pPr>
              <w:jc w:val="center"/>
              <w:rPr>
                <w:sz w:val="24"/>
                <w:szCs w:val="24"/>
              </w:rPr>
            </w:pPr>
            <w:r>
              <w:rPr>
                <w:sz w:val="24"/>
                <w:szCs w:val="24"/>
              </w:rPr>
              <w:t>(a)</w:t>
            </w:r>
          </w:p>
        </w:tc>
        <w:tc>
          <w:tcPr>
            <w:tcW w:w="4625" w:type="dxa"/>
          </w:tcPr>
          <w:p w14:paraId="000000F6" w14:textId="77777777" w:rsidR="004B5359" w:rsidRDefault="00FC639E">
            <w:pPr>
              <w:jc w:val="center"/>
              <w:rPr>
                <w:sz w:val="24"/>
                <w:szCs w:val="24"/>
              </w:rPr>
            </w:pPr>
            <w:r>
              <w:rPr>
                <w:sz w:val="24"/>
                <w:szCs w:val="24"/>
              </w:rPr>
              <w:t>(b)</w:t>
            </w:r>
          </w:p>
        </w:tc>
      </w:tr>
      <w:tr w:rsidR="004B5359" w14:paraId="04811108" w14:textId="77777777">
        <w:trPr>
          <w:trHeight w:val="3410"/>
        </w:trPr>
        <w:tc>
          <w:tcPr>
            <w:tcW w:w="4725" w:type="dxa"/>
          </w:tcPr>
          <w:p w14:paraId="000000F7" w14:textId="77777777" w:rsidR="004B5359" w:rsidRDefault="00FC639E">
            <w:pPr>
              <w:jc w:val="center"/>
              <w:rPr>
                <w:sz w:val="24"/>
                <w:szCs w:val="24"/>
              </w:rPr>
            </w:pPr>
            <w:r>
              <w:rPr>
                <w:noProof/>
                <w:sz w:val="24"/>
                <w:szCs w:val="24"/>
              </w:rPr>
              <w:lastRenderedPageBreak/>
              <w:drawing>
                <wp:inline distT="114300" distB="114300" distL="114300" distR="114300" wp14:anchorId="07EBCE03" wp14:editId="7C4B0ACC">
                  <wp:extent cx="2928139" cy="2387997"/>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l="6410" r="9704" b="2582"/>
                          <a:stretch>
                            <a:fillRect/>
                          </a:stretch>
                        </pic:blipFill>
                        <pic:spPr>
                          <a:xfrm>
                            <a:off x="0" y="0"/>
                            <a:ext cx="2928139" cy="2387997"/>
                          </a:xfrm>
                          <a:prstGeom prst="rect">
                            <a:avLst/>
                          </a:prstGeom>
                          <a:ln/>
                        </pic:spPr>
                      </pic:pic>
                    </a:graphicData>
                  </a:graphic>
                </wp:inline>
              </w:drawing>
            </w:r>
          </w:p>
        </w:tc>
        <w:tc>
          <w:tcPr>
            <w:tcW w:w="4625" w:type="dxa"/>
          </w:tcPr>
          <w:p w14:paraId="000000F8" w14:textId="77777777" w:rsidR="004B5359" w:rsidRDefault="00FC639E">
            <w:pPr>
              <w:jc w:val="both"/>
              <w:rPr>
                <w:sz w:val="24"/>
                <w:szCs w:val="24"/>
              </w:rPr>
            </w:pPr>
            <w:r>
              <w:rPr>
                <w:noProof/>
                <w:sz w:val="24"/>
                <w:szCs w:val="24"/>
              </w:rPr>
              <w:drawing>
                <wp:inline distT="0" distB="0" distL="0" distR="0" wp14:anchorId="65EA3FC6" wp14:editId="669D7EF2">
                  <wp:extent cx="2824163" cy="2525360"/>
                  <wp:effectExtent l="0" t="0" r="0" b="0"/>
                  <wp:docPr id="3" name="image4.png" descr="C:\Users\rohit_negi\AppData\Local\Microsoft\Windows\INetCache\Content.MSO\5BA98E5C.tmp"/>
                  <wp:cNvGraphicFramePr/>
                  <a:graphic xmlns:a="http://schemas.openxmlformats.org/drawingml/2006/main">
                    <a:graphicData uri="http://schemas.openxmlformats.org/drawingml/2006/picture">
                      <pic:pic xmlns:pic="http://schemas.openxmlformats.org/drawingml/2006/picture">
                        <pic:nvPicPr>
                          <pic:cNvPr id="0" name="image4.png" descr="C:\Users\rohit_negi\AppData\Local\Microsoft\Windows\INetCache\Content.MSO\5BA98E5C.tmp"/>
                          <pic:cNvPicPr preferRelativeResize="0"/>
                        </pic:nvPicPr>
                        <pic:blipFill>
                          <a:blip r:embed="rId32"/>
                          <a:srcRect/>
                          <a:stretch>
                            <a:fillRect/>
                          </a:stretch>
                        </pic:blipFill>
                        <pic:spPr>
                          <a:xfrm>
                            <a:off x="0" y="0"/>
                            <a:ext cx="2824163" cy="2525360"/>
                          </a:xfrm>
                          <a:prstGeom prst="rect">
                            <a:avLst/>
                          </a:prstGeom>
                          <a:ln/>
                        </pic:spPr>
                      </pic:pic>
                    </a:graphicData>
                  </a:graphic>
                </wp:inline>
              </w:drawing>
            </w:r>
          </w:p>
        </w:tc>
      </w:tr>
    </w:tbl>
    <w:p w14:paraId="000000F9" w14:textId="77777777" w:rsidR="004B5359" w:rsidRDefault="004B5359">
      <w:pPr>
        <w:spacing w:line="240" w:lineRule="auto"/>
        <w:jc w:val="both"/>
        <w:rPr>
          <w:sz w:val="24"/>
          <w:szCs w:val="24"/>
        </w:rPr>
      </w:pPr>
    </w:p>
    <w:p w14:paraId="000000F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 xml:space="preserve">Figure 3 - Absolute handedness index (|HI| = </w:t>
      </w:r>
      <w:proofErr w:type="gramStart"/>
      <w:r>
        <w:rPr>
          <w:color w:val="000000"/>
          <w:sz w:val="24"/>
          <w:szCs w:val="24"/>
        </w:rPr>
        <w:t>|(</w:t>
      </w:r>
      <w:proofErr w:type="gramEnd"/>
      <w:r>
        <w:rPr>
          <w:color w:val="000000"/>
          <w:sz w:val="24"/>
          <w:szCs w:val="24"/>
        </w:rPr>
        <w:t>Right − Left) / (Right + Left)|) increased across five behavioral contexts of increasing complexity (rubbing, pounding, washing, nut-cracking, and oyster processing). Each point represents an individual, with point intensity indicating the number of individuals sharing the same HI value within a given task. The black line shows a simple linear regression added for visualization, and the shaded area depicts its 95% confidence interval. This plot shows that macaques who barely favored either hand in the simple tasks shifted to a clear, consistent hand preference once the task complexity increased. </w:t>
      </w:r>
    </w:p>
    <w:p w14:paraId="000000FB" w14:textId="77777777" w:rsidR="004B5359" w:rsidRDefault="00FC639E">
      <w:pPr>
        <w:spacing w:line="240" w:lineRule="auto"/>
        <w:jc w:val="center"/>
        <w:rPr>
          <w:b/>
          <w:bCs/>
          <w:color w:val="000000"/>
          <w:sz w:val="24"/>
          <w:szCs w:val="24"/>
        </w:rPr>
      </w:pPr>
      <w:r>
        <w:rPr>
          <w:noProof/>
          <w:sz w:val="24"/>
          <w:szCs w:val="24"/>
        </w:rPr>
        <w:drawing>
          <wp:inline distT="0" distB="0" distL="0" distR="0" wp14:anchorId="431BF8F5" wp14:editId="232AB030">
            <wp:extent cx="4183629" cy="2928541"/>
            <wp:effectExtent l="0" t="0" r="0" b="0"/>
            <wp:docPr id="5" name="image1.png" descr="C:\Users\rohit_negi\AppData\Local\Microsoft\Windows\INetCache\Content.MSO\DA5170CA.tmp"/>
            <wp:cNvGraphicFramePr/>
            <a:graphic xmlns:a="http://schemas.openxmlformats.org/drawingml/2006/main">
              <a:graphicData uri="http://schemas.openxmlformats.org/drawingml/2006/picture">
                <pic:pic xmlns:pic="http://schemas.openxmlformats.org/drawingml/2006/picture">
                  <pic:nvPicPr>
                    <pic:cNvPr id="0" name="image1.png" descr="C:\Users\rohit_negi\AppData\Local\Microsoft\Windows\INetCache\Content.MSO\DA5170CA.tmp"/>
                    <pic:cNvPicPr preferRelativeResize="0"/>
                  </pic:nvPicPr>
                  <pic:blipFill>
                    <a:blip r:embed="rId33"/>
                    <a:srcRect/>
                    <a:stretch>
                      <a:fillRect/>
                    </a:stretch>
                  </pic:blipFill>
                  <pic:spPr>
                    <a:xfrm>
                      <a:off x="0" y="0"/>
                      <a:ext cx="4183629" cy="2928541"/>
                    </a:xfrm>
                    <a:prstGeom prst="rect">
                      <a:avLst/>
                    </a:prstGeom>
                    <a:ln/>
                  </pic:spPr>
                </pic:pic>
              </a:graphicData>
            </a:graphic>
          </wp:inline>
        </w:drawing>
      </w:r>
    </w:p>
    <w:p w14:paraId="000000FC" w14:textId="77777777" w:rsidR="004B5359" w:rsidRDefault="00FC639E">
      <w:pPr>
        <w:spacing w:line="240" w:lineRule="auto"/>
        <w:jc w:val="both"/>
        <w:rPr>
          <w:rFonts w:ascii="Times New Roman" w:eastAsia="Times New Roman" w:hAnsi="Times New Roman" w:cs="Times New Roman"/>
          <w:sz w:val="24"/>
          <w:szCs w:val="24"/>
        </w:rPr>
      </w:pPr>
      <w:r>
        <w:rPr>
          <w:b/>
          <w:bCs/>
          <w:color w:val="000000"/>
          <w:sz w:val="24"/>
          <w:szCs w:val="24"/>
        </w:rPr>
        <w:t>Supplementary Tables - </w:t>
      </w:r>
    </w:p>
    <w:p w14:paraId="000000FD" w14:textId="77777777" w:rsidR="004B5359" w:rsidRDefault="004B5359">
      <w:pPr>
        <w:spacing w:after="0" w:line="240" w:lineRule="auto"/>
        <w:rPr>
          <w:rFonts w:ascii="Times New Roman" w:eastAsia="Times New Roman" w:hAnsi="Times New Roman" w:cs="Times New Roman"/>
          <w:sz w:val="24"/>
          <w:szCs w:val="24"/>
        </w:rPr>
      </w:pPr>
    </w:p>
    <w:p w14:paraId="000000F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Table 1 - Group composition of the LIG group as of Apr 2026.</w:t>
      </w:r>
    </w:p>
    <w:p w14:paraId="000000FF" w14:textId="77777777" w:rsidR="004B5359" w:rsidRDefault="004B5359">
      <w:pPr>
        <w:spacing w:after="0" w:line="240" w:lineRule="auto"/>
        <w:rPr>
          <w:rFonts w:ascii="Times New Roman" w:eastAsia="Times New Roman" w:hAnsi="Times New Roman" w:cs="Times New Roman"/>
          <w:sz w:val="24"/>
          <w:szCs w:val="24"/>
        </w:rPr>
      </w:pPr>
    </w:p>
    <w:tbl>
      <w:tblPr>
        <w:tblStyle w:val="a1"/>
        <w:tblW w:w="5131" w:type="dxa"/>
        <w:tblInd w:w="0" w:type="dxa"/>
        <w:tblLayout w:type="fixed"/>
        <w:tblLook w:val="0400" w:firstRow="0" w:lastRow="0" w:firstColumn="0" w:lastColumn="0" w:noHBand="0" w:noVBand="1"/>
      </w:tblPr>
      <w:tblGrid>
        <w:gridCol w:w="1356"/>
        <w:gridCol w:w="1549"/>
        <w:gridCol w:w="2226"/>
      </w:tblGrid>
      <w:tr w:rsidR="004B5359" w14:paraId="6677188D" w14:textId="77777777">
        <w:tc>
          <w:tcPr>
            <w:tcW w:w="13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0"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lastRenderedPageBreak/>
              <w:t>Adult males</w:t>
            </w:r>
          </w:p>
        </w:tc>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1"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Adult females</w:t>
            </w:r>
          </w:p>
        </w:tc>
        <w:tc>
          <w:tcPr>
            <w:tcW w:w="2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2"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Juveniles and infants</w:t>
            </w:r>
          </w:p>
        </w:tc>
      </w:tr>
      <w:tr w:rsidR="004B5359" w14:paraId="01F5BF5B" w14:textId="77777777">
        <w:tc>
          <w:tcPr>
            <w:tcW w:w="13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3"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13</w:t>
            </w:r>
          </w:p>
        </w:tc>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4"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21</w:t>
            </w:r>
          </w:p>
        </w:tc>
        <w:tc>
          <w:tcPr>
            <w:tcW w:w="2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5"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36</w:t>
            </w:r>
          </w:p>
        </w:tc>
      </w:tr>
    </w:tbl>
    <w:p w14:paraId="00000106" w14:textId="77777777" w:rsidR="004B5359" w:rsidRDefault="004B5359">
      <w:pPr>
        <w:spacing w:after="0" w:line="240" w:lineRule="auto"/>
        <w:rPr>
          <w:rFonts w:ascii="Times New Roman" w:eastAsia="Times New Roman" w:hAnsi="Times New Roman" w:cs="Times New Roman"/>
          <w:sz w:val="24"/>
          <w:szCs w:val="24"/>
        </w:rPr>
      </w:pPr>
    </w:p>
    <w:p w14:paraId="00000107" w14:textId="2F2891B0" w:rsidR="004B5359" w:rsidRDefault="00FC639E">
      <w:pPr>
        <w:spacing w:line="240" w:lineRule="auto"/>
        <w:jc w:val="both"/>
        <w:rPr>
          <w:rFonts w:ascii="Times New Roman" w:eastAsia="Times New Roman" w:hAnsi="Times New Roman" w:cs="Times New Roman"/>
          <w:sz w:val="24"/>
          <w:szCs w:val="24"/>
        </w:rPr>
      </w:pPr>
      <w:r>
        <w:rPr>
          <w:sz w:val="24"/>
          <w:szCs w:val="24"/>
        </w:rPr>
        <w:t xml:space="preserve">Table 2 - Individual level handedness strength (Abs HI) values for tool-using wild primates. * represent studies where </w:t>
      </w:r>
      <w:proofErr w:type="spellStart"/>
      <w:r>
        <w:rPr>
          <w:sz w:val="24"/>
          <w:szCs w:val="24"/>
        </w:rPr>
        <w:t>AbsHI</w:t>
      </w:r>
      <w:proofErr w:type="spellEnd"/>
      <w:r>
        <w:rPr>
          <w:sz w:val="24"/>
          <w:szCs w:val="24"/>
        </w:rPr>
        <w:t xml:space="preserve"> values are calculated based on the data given in the respective studies. N represents the number of</w:t>
      </w:r>
      <w:del w:id="138" w:author="Tracy Kivell" w:date="2026-07-20T14:49:00Z">
        <w:r w:rsidDel="002B684D">
          <w:rPr>
            <w:sz w:val="24"/>
            <w:szCs w:val="24"/>
          </w:rPr>
          <w:delText xml:space="preserve"> unique</w:delText>
        </w:r>
      </w:del>
      <w:r>
        <w:rPr>
          <w:sz w:val="24"/>
          <w:szCs w:val="24"/>
        </w:rPr>
        <w:t xml:space="preserve"> individuals that contributed to the data. </w:t>
      </w:r>
    </w:p>
    <w:p w14:paraId="00000108" w14:textId="77777777" w:rsidR="004B5359" w:rsidRDefault="004B5359">
      <w:pPr>
        <w:spacing w:after="0" w:line="240" w:lineRule="auto"/>
        <w:rPr>
          <w:rFonts w:ascii="Times New Roman" w:eastAsia="Times New Roman" w:hAnsi="Times New Roman" w:cs="Times New Roman"/>
          <w:sz w:val="24"/>
          <w:szCs w:val="24"/>
        </w:rPr>
      </w:pPr>
    </w:p>
    <w:tbl>
      <w:tblPr>
        <w:tblStyle w:val="a2"/>
        <w:tblW w:w="9345" w:type="dxa"/>
        <w:tblInd w:w="0" w:type="dxa"/>
        <w:tblLayout w:type="fixed"/>
        <w:tblLook w:val="0400" w:firstRow="0" w:lastRow="0" w:firstColumn="0" w:lastColumn="0" w:noHBand="0" w:noVBand="1"/>
      </w:tblPr>
      <w:tblGrid>
        <w:gridCol w:w="2295"/>
        <w:gridCol w:w="2175"/>
        <w:gridCol w:w="870"/>
        <w:gridCol w:w="495"/>
        <w:gridCol w:w="1890"/>
        <w:gridCol w:w="1620"/>
      </w:tblGrid>
      <w:tr w:rsidR="004B5359" w14:paraId="4BBAA946" w14:textId="77777777">
        <w:trPr>
          <w:trHeight w:val="661"/>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9" w14:textId="77777777" w:rsidR="004B5359" w:rsidRDefault="00FC639E">
            <w:pPr>
              <w:spacing w:after="0" w:line="240" w:lineRule="auto"/>
              <w:rPr>
                <w:rFonts w:ascii="Times New Roman" w:eastAsia="Times New Roman" w:hAnsi="Times New Roman" w:cs="Times New Roman"/>
                <w:sz w:val="24"/>
                <w:szCs w:val="24"/>
              </w:rPr>
            </w:pPr>
            <w:r>
              <w:rPr>
                <w:sz w:val="24"/>
                <w:szCs w:val="24"/>
              </w:rPr>
              <w:t>Reference</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A" w14:textId="77777777" w:rsidR="004B5359" w:rsidRDefault="00FC639E">
            <w:pPr>
              <w:spacing w:after="0" w:line="240" w:lineRule="auto"/>
              <w:rPr>
                <w:rFonts w:ascii="Times New Roman" w:eastAsia="Times New Roman" w:hAnsi="Times New Roman" w:cs="Times New Roman"/>
                <w:sz w:val="24"/>
                <w:szCs w:val="24"/>
              </w:rPr>
            </w:pPr>
            <w:r>
              <w:rPr>
                <w:sz w:val="24"/>
                <w:szCs w:val="24"/>
              </w:rPr>
              <w:t>Species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B" w14:textId="77777777" w:rsidR="004B5359" w:rsidRDefault="00FC639E">
            <w:pPr>
              <w:spacing w:after="0" w:line="240" w:lineRule="auto"/>
              <w:jc w:val="center"/>
              <w:rPr>
                <w:sz w:val="24"/>
                <w:szCs w:val="24"/>
              </w:rPr>
            </w:pPr>
            <w:r>
              <w:rPr>
                <w:sz w:val="24"/>
                <w:szCs w:val="24"/>
              </w:rPr>
              <w:t>setting</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C"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N</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D"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Behavior</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E" w14:textId="77777777" w:rsidR="004B5359" w:rsidRDefault="00FC639E">
            <w:pPr>
              <w:spacing w:after="0" w:line="240" w:lineRule="auto"/>
              <w:jc w:val="center"/>
              <w:rPr>
                <w:rFonts w:ascii="Times New Roman" w:eastAsia="Times New Roman" w:hAnsi="Times New Roman" w:cs="Times New Roman"/>
                <w:sz w:val="24"/>
                <w:szCs w:val="24"/>
              </w:rPr>
            </w:pPr>
            <w:proofErr w:type="spellStart"/>
            <w:r>
              <w:rPr>
                <w:sz w:val="24"/>
                <w:szCs w:val="24"/>
              </w:rPr>
              <w:t>AbsHI</w:t>
            </w:r>
            <w:proofErr w:type="spellEnd"/>
          </w:p>
        </w:tc>
      </w:tr>
      <w:tr w:rsidR="004B5359" w14:paraId="52FCCA82"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0F" w14:textId="77777777" w:rsidR="004B5359" w:rsidRDefault="00FC639E">
            <w:pPr>
              <w:spacing w:after="0" w:line="240" w:lineRule="auto"/>
              <w:rPr>
                <w:rFonts w:ascii="Times New Roman" w:eastAsia="Times New Roman" w:hAnsi="Times New Roman" w:cs="Times New Roman"/>
                <w:sz w:val="24"/>
                <w:szCs w:val="24"/>
              </w:rPr>
            </w:pPr>
            <w:proofErr w:type="spellStart"/>
            <w:r>
              <w:rPr>
                <w:sz w:val="24"/>
                <w:szCs w:val="24"/>
              </w:rPr>
              <w:t>Boesch</w:t>
            </w:r>
            <w:proofErr w:type="spellEnd"/>
            <w:r>
              <w:rPr>
                <w:sz w:val="24"/>
                <w:szCs w:val="24"/>
              </w:rPr>
              <w:t>, 1991</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0" w14:textId="77777777" w:rsidR="004B5359" w:rsidRDefault="00FC639E">
            <w:pPr>
              <w:spacing w:after="0" w:line="240" w:lineRule="auto"/>
              <w:rPr>
                <w:rFonts w:ascii="Times New Roman" w:eastAsia="Times New Roman" w:hAnsi="Times New Roman" w:cs="Times New Roman"/>
                <w:sz w:val="24"/>
                <w:szCs w:val="24"/>
              </w:rPr>
            </w:pPr>
            <w:r>
              <w:rPr>
                <w:i/>
                <w:iCs/>
                <w:sz w:val="24"/>
                <w:szCs w:val="24"/>
              </w:rPr>
              <w:t>P. troglodytes </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1"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2"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35</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3"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4"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0.79 ± 0.25*</w:t>
            </w:r>
          </w:p>
        </w:tc>
      </w:tr>
      <w:tr w:rsidR="004B5359" w14:paraId="46F1B32B"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5" w14:textId="77777777" w:rsidR="004B5359" w:rsidRDefault="00FC639E">
            <w:pPr>
              <w:spacing w:after="0" w:line="240" w:lineRule="auto"/>
              <w:rPr>
                <w:rFonts w:ascii="Times New Roman" w:eastAsia="Times New Roman" w:hAnsi="Times New Roman" w:cs="Times New Roman"/>
                <w:sz w:val="24"/>
                <w:szCs w:val="24"/>
              </w:rPr>
            </w:pPr>
            <w:hyperlink r:id="rId34">
              <w:r>
                <w:rPr>
                  <w:sz w:val="24"/>
                  <w:szCs w:val="24"/>
                </w:rPr>
                <w:t>Sugiyama et al., 1993</w:t>
              </w:r>
            </w:hyperlink>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6" w14:textId="77777777" w:rsidR="004B5359" w:rsidRDefault="00FC639E">
            <w:pPr>
              <w:spacing w:after="0" w:line="240" w:lineRule="auto"/>
              <w:rPr>
                <w:rFonts w:ascii="Times New Roman" w:eastAsia="Times New Roman" w:hAnsi="Times New Roman" w:cs="Times New Roman"/>
                <w:sz w:val="24"/>
                <w:szCs w:val="24"/>
              </w:rPr>
            </w:pPr>
            <w:r>
              <w:rPr>
                <w:i/>
                <w:iCs/>
                <w:sz w:val="24"/>
                <w:szCs w:val="24"/>
              </w:rPr>
              <w:t>P. troglodytes </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7"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8"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7</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9"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A"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1</w:t>
            </w:r>
          </w:p>
        </w:tc>
      </w:tr>
      <w:tr w:rsidR="004B5359" w14:paraId="41735F93"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B" w14:textId="77777777" w:rsidR="004B5359" w:rsidRDefault="00FC639E">
            <w:pPr>
              <w:spacing w:after="0" w:line="240" w:lineRule="auto"/>
              <w:rPr>
                <w:rFonts w:ascii="Times New Roman" w:eastAsia="Times New Roman" w:hAnsi="Times New Roman" w:cs="Times New Roman"/>
                <w:sz w:val="24"/>
                <w:szCs w:val="24"/>
              </w:rPr>
            </w:pPr>
            <w:proofErr w:type="spellStart"/>
            <w:r>
              <w:rPr>
                <w:sz w:val="24"/>
                <w:szCs w:val="24"/>
              </w:rPr>
              <w:t>Humle</w:t>
            </w:r>
            <w:proofErr w:type="spellEnd"/>
            <w:r>
              <w:rPr>
                <w:sz w:val="24"/>
                <w:szCs w:val="24"/>
              </w:rPr>
              <w:t xml:space="preserve"> &amp; Matsuzawa, 2009</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C" w14:textId="77777777" w:rsidR="004B5359" w:rsidRDefault="00FC639E">
            <w:pPr>
              <w:spacing w:after="0" w:line="240" w:lineRule="auto"/>
              <w:rPr>
                <w:rFonts w:ascii="Times New Roman" w:eastAsia="Times New Roman" w:hAnsi="Times New Roman" w:cs="Times New Roman"/>
                <w:sz w:val="24"/>
                <w:szCs w:val="24"/>
              </w:rPr>
            </w:pPr>
            <w:r>
              <w:rPr>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D"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E"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22</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1F"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0"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0.98 ± 0.05</w:t>
            </w:r>
          </w:p>
        </w:tc>
      </w:tr>
      <w:tr w:rsidR="004B5359" w14:paraId="022653E9"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1" w14:textId="77777777" w:rsidR="004B5359" w:rsidRDefault="00FC639E">
            <w:pPr>
              <w:spacing w:line="240" w:lineRule="auto"/>
              <w:jc w:val="both"/>
              <w:rPr>
                <w:rFonts w:ascii="Times New Roman" w:eastAsia="Times New Roman" w:hAnsi="Times New Roman" w:cs="Times New Roman"/>
                <w:sz w:val="24"/>
                <w:szCs w:val="24"/>
              </w:rPr>
            </w:pPr>
            <w:r>
              <w:rPr>
                <w:sz w:val="24"/>
                <w:szCs w:val="24"/>
              </w:rPr>
              <w:t>Biro et al., 2006</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2" w14:textId="77777777" w:rsidR="004B5359" w:rsidRDefault="00FC639E">
            <w:pPr>
              <w:spacing w:after="0" w:line="240" w:lineRule="auto"/>
              <w:rPr>
                <w:rFonts w:ascii="Times New Roman" w:eastAsia="Times New Roman" w:hAnsi="Times New Roman" w:cs="Times New Roman"/>
                <w:sz w:val="24"/>
                <w:szCs w:val="24"/>
              </w:rPr>
            </w:pPr>
            <w:r>
              <w:rPr>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3"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4"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22</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5"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6"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1</w:t>
            </w:r>
          </w:p>
        </w:tc>
      </w:tr>
      <w:tr w:rsidR="004B5359" w14:paraId="136DCC64"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7" w14:textId="77777777" w:rsidR="004B5359" w:rsidRDefault="00FC639E">
            <w:pPr>
              <w:spacing w:line="240" w:lineRule="auto"/>
              <w:rPr>
                <w:rFonts w:ascii="Times New Roman" w:eastAsia="Times New Roman" w:hAnsi="Times New Roman" w:cs="Times New Roman"/>
                <w:sz w:val="24"/>
                <w:szCs w:val="24"/>
              </w:rPr>
            </w:pPr>
            <w:r>
              <w:rPr>
                <w:sz w:val="24"/>
                <w:szCs w:val="24"/>
              </w:rPr>
              <w:t>De A. Moura, 2015</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8" w14:textId="77777777" w:rsidR="004B5359" w:rsidRDefault="00FC639E">
            <w:pPr>
              <w:spacing w:after="0" w:line="240" w:lineRule="auto"/>
              <w:rPr>
                <w:rFonts w:ascii="Times New Roman" w:eastAsia="Times New Roman" w:hAnsi="Times New Roman" w:cs="Times New Roman"/>
                <w:sz w:val="24"/>
                <w:szCs w:val="24"/>
              </w:rPr>
            </w:pPr>
            <w:proofErr w:type="spellStart"/>
            <w:r>
              <w:rPr>
                <w:i/>
                <w:iCs/>
                <w:sz w:val="24"/>
                <w:szCs w:val="24"/>
              </w:rPr>
              <w:t>Sapajus</w:t>
            </w:r>
            <w:proofErr w:type="spellEnd"/>
            <w:r>
              <w:rPr>
                <w:i/>
                <w:iCs/>
                <w:sz w:val="24"/>
                <w:szCs w:val="24"/>
              </w:rPr>
              <w:t xml:space="preserve"> </w:t>
            </w:r>
            <w:proofErr w:type="spellStart"/>
            <w:r>
              <w:rPr>
                <w:i/>
                <w:iCs/>
                <w:sz w:val="24"/>
                <w:szCs w:val="24"/>
              </w:rPr>
              <w:t>libidinosus</w:t>
            </w:r>
            <w:proofErr w:type="spellEnd"/>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9"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A"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6</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B"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C"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0.67 ± 0.39</w:t>
            </w:r>
          </w:p>
        </w:tc>
      </w:tr>
      <w:tr w:rsidR="004B5359" w14:paraId="7646DB63"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D" w14:textId="77777777" w:rsidR="004B5359" w:rsidRDefault="00FC639E">
            <w:pPr>
              <w:spacing w:after="0" w:line="276" w:lineRule="auto"/>
              <w:jc w:val="both"/>
              <w:rPr>
                <w:sz w:val="24"/>
                <w:szCs w:val="24"/>
              </w:rPr>
            </w:pPr>
            <w:hyperlink r:id="rId35">
              <w:proofErr w:type="spellStart"/>
              <w:r>
                <w:rPr>
                  <w:sz w:val="24"/>
                  <w:szCs w:val="24"/>
                </w:rPr>
                <w:t>Falotico</w:t>
              </w:r>
              <w:proofErr w:type="spellEnd"/>
              <w:r>
                <w:rPr>
                  <w:sz w:val="24"/>
                  <w:szCs w:val="24"/>
                </w:rPr>
                <w:t>, 2011</w:t>
              </w:r>
            </w:hyperlink>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E" w14:textId="77777777" w:rsidR="004B5359" w:rsidRDefault="00FC639E">
            <w:pPr>
              <w:spacing w:after="0" w:line="240" w:lineRule="auto"/>
              <w:rPr>
                <w:i/>
                <w:iCs/>
                <w:sz w:val="24"/>
                <w:szCs w:val="24"/>
              </w:rPr>
            </w:pPr>
            <w:proofErr w:type="spellStart"/>
            <w:r>
              <w:rPr>
                <w:i/>
                <w:iCs/>
                <w:sz w:val="24"/>
                <w:szCs w:val="24"/>
              </w:rPr>
              <w:t>Sapajus</w:t>
            </w:r>
            <w:proofErr w:type="spellEnd"/>
            <w:r>
              <w:rPr>
                <w:i/>
                <w:iCs/>
                <w:sz w:val="24"/>
                <w:szCs w:val="24"/>
              </w:rPr>
              <w:t xml:space="preserve"> </w:t>
            </w:r>
            <w:proofErr w:type="spellStart"/>
            <w:r>
              <w:rPr>
                <w:i/>
                <w:iCs/>
                <w:sz w:val="24"/>
                <w:szCs w:val="24"/>
              </w:rPr>
              <w:t>libidinosus</w:t>
            </w:r>
            <w:proofErr w:type="spellEnd"/>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2F" w14:textId="77777777" w:rsidR="004B5359" w:rsidRDefault="00FC639E">
            <w:pPr>
              <w:spacing w:after="0" w:line="240" w:lineRule="auto"/>
              <w:jc w:val="center"/>
              <w:rPr>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0" w14:textId="77777777" w:rsidR="004B5359" w:rsidRDefault="00FC639E">
            <w:pPr>
              <w:spacing w:after="0" w:line="240" w:lineRule="auto"/>
              <w:jc w:val="center"/>
              <w:rPr>
                <w:sz w:val="24"/>
                <w:szCs w:val="24"/>
              </w:rPr>
            </w:pPr>
            <w:r>
              <w:rPr>
                <w:sz w:val="24"/>
                <w:szCs w:val="24"/>
              </w:rPr>
              <w:t>43</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1" w14:textId="77777777" w:rsidR="004B5359" w:rsidRDefault="00FC639E">
            <w:pPr>
              <w:spacing w:after="0" w:line="240" w:lineRule="auto"/>
              <w:jc w:val="center"/>
              <w:rPr>
                <w:sz w:val="24"/>
                <w:szCs w:val="24"/>
              </w:rPr>
            </w:pPr>
            <w:r>
              <w:rPr>
                <w:sz w:val="24"/>
                <w:szCs w:val="24"/>
              </w:rPr>
              <w:t>stone-tool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2" w14:textId="77777777" w:rsidR="004B5359" w:rsidRDefault="00FC639E">
            <w:pPr>
              <w:spacing w:after="0" w:line="240" w:lineRule="auto"/>
              <w:jc w:val="center"/>
              <w:rPr>
                <w:sz w:val="24"/>
                <w:szCs w:val="24"/>
              </w:rPr>
            </w:pPr>
            <w:r>
              <w:rPr>
                <w:sz w:val="24"/>
                <w:szCs w:val="24"/>
              </w:rPr>
              <w:t>0.77 ± 0.31</w:t>
            </w:r>
          </w:p>
        </w:tc>
      </w:tr>
      <w:tr w:rsidR="004B5359" w14:paraId="175B6B9D"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3" w14:textId="77777777" w:rsidR="004B5359" w:rsidRDefault="00FC639E">
            <w:pPr>
              <w:spacing w:line="240" w:lineRule="auto"/>
              <w:rPr>
                <w:rFonts w:ascii="Times New Roman" w:eastAsia="Times New Roman" w:hAnsi="Times New Roman" w:cs="Times New Roman"/>
                <w:sz w:val="24"/>
                <w:szCs w:val="24"/>
              </w:rPr>
            </w:pPr>
            <w:proofErr w:type="spellStart"/>
            <w:r>
              <w:rPr>
                <w:sz w:val="24"/>
                <w:szCs w:val="24"/>
              </w:rPr>
              <w:t>Salmi</w:t>
            </w:r>
            <w:proofErr w:type="spellEnd"/>
            <w:r>
              <w:rPr>
                <w:sz w:val="24"/>
                <w:szCs w:val="24"/>
              </w:rPr>
              <w:t xml:space="preserve"> et al., 2023</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4" w14:textId="77777777" w:rsidR="004B5359" w:rsidRDefault="00FC639E">
            <w:pPr>
              <w:spacing w:after="0" w:line="240" w:lineRule="auto"/>
              <w:rPr>
                <w:rFonts w:ascii="Times New Roman" w:eastAsia="Times New Roman" w:hAnsi="Times New Roman" w:cs="Times New Roman"/>
                <w:sz w:val="24"/>
                <w:szCs w:val="24"/>
              </w:rPr>
            </w:pPr>
            <w:proofErr w:type="spellStart"/>
            <w:r>
              <w:rPr>
                <w:i/>
                <w:iCs/>
                <w:sz w:val="24"/>
                <w:szCs w:val="24"/>
              </w:rPr>
              <w:t>Sapajus</w:t>
            </w:r>
            <w:proofErr w:type="spellEnd"/>
            <w:r>
              <w:rPr>
                <w:i/>
                <w:iCs/>
                <w:sz w:val="24"/>
                <w:szCs w:val="24"/>
              </w:rPr>
              <w:t xml:space="preserve"> </w:t>
            </w:r>
            <w:proofErr w:type="spellStart"/>
            <w:r>
              <w:rPr>
                <w:i/>
                <w:iCs/>
                <w:sz w:val="24"/>
                <w:szCs w:val="24"/>
              </w:rPr>
              <w:t>libidinosus</w:t>
            </w:r>
            <w:proofErr w:type="spellEnd"/>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5"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6"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10</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7"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wooden-tool use (percussive)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8"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0.44 ± 0.37</w:t>
            </w:r>
          </w:p>
        </w:tc>
      </w:tr>
      <w:tr w:rsidR="004B5359" w14:paraId="293C293F"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9" w14:textId="77777777" w:rsidR="004B5359" w:rsidRDefault="00FC639E">
            <w:pPr>
              <w:spacing w:line="240" w:lineRule="auto"/>
              <w:jc w:val="both"/>
              <w:rPr>
                <w:rFonts w:ascii="Times New Roman" w:eastAsia="Times New Roman" w:hAnsi="Times New Roman" w:cs="Times New Roman"/>
                <w:sz w:val="24"/>
                <w:szCs w:val="24"/>
              </w:rPr>
            </w:pPr>
            <w:hyperlink r:id="rId36">
              <w:proofErr w:type="spellStart"/>
              <w:r>
                <w:rPr>
                  <w:sz w:val="24"/>
                  <w:szCs w:val="24"/>
                </w:rPr>
                <w:t>Lonsdorf</w:t>
              </w:r>
              <w:proofErr w:type="spellEnd"/>
              <w:r>
                <w:rPr>
                  <w:sz w:val="24"/>
                  <w:szCs w:val="24"/>
                </w:rPr>
                <w:t xml:space="preserve"> &amp; Hopkins, 2005</w:t>
              </w:r>
            </w:hyperlink>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A" w14:textId="77777777" w:rsidR="004B5359" w:rsidRDefault="00FC639E">
            <w:pPr>
              <w:spacing w:after="0" w:line="240" w:lineRule="auto"/>
              <w:rPr>
                <w:rFonts w:ascii="Times New Roman" w:eastAsia="Times New Roman" w:hAnsi="Times New Roman" w:cs="Times New Roman"/>
                <w:sz w:val="24"/>
                <w:szCs w:val="24"/>
              </w:rPr>
            </w:pPr>
            <w:r>
              <w:rPr>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B"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C"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17</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D"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probe tool use (termite-fishing)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E"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0.58 ± 0.34</w:t>
            </w:r>
          </w:p>
        </w:tc>
      </w:tr>
      <w:tr w:rsidR="004B5359" w14:paraId="04072D1B"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F" w14:textId="77777777" w:rsidR="004B5359" w:rsidRDefault="00FC639E">
            <w:pPr>
              <w:spacing w:line="240" w:lineRule="auto"/>
              <w:jc w:val="both"/>
              <w:rPr>
                <w:rFonts w:ascii="Times New Roman" w:eastAsia="Times New Roman" w:hAnsi="Times New Roman" w:cs="Times New Roman"/>
                <w:sz w:val="24"/>
                <w:szCs w:val="24"/>
              </w:rPr>
            </w:pPr>
            <w:hyperlink r:id="rId37">
              <w:r>
                <w:rPr>
                  <w:sz w:val="24"/>
                  <w:szCs w:val="24"/>
                </w:rPr>
                <w:t xml:space="preserve">Nishida &amp; </w:t>
              </w:r>
              <w:proofErr w:type="spellStart"/>
              <w:r>
                <w:rPr>
                  <w:sz w:val="24"/>
                  <w:szCs w:val="24"/>
                </w:rPr>
                <w:t>Hiraiwa</w:t>
              </w:r>
              <w:proofErr w:type="spellEnd"/>
              <w:r>
                <w:rPr>
                  <w:sz w:val="24"/>
                  <w:szCs w:val="24"/>
                </w:rPr>
                <w:t>, 1982</w:t>
              </w:r>
            </w:hyperlink>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0" w14:textId="77777777" w:rsidR="004B5359" w:rsidRDefault="00FC639E">
            <w:pPr>
              <w:spacing w:after="0" w:line="240" w:lineRule="auto"/>
              <w:rPr>
                <w:rFonts w:ascii="Times New Roman" w:eastAsia="Times New Roman" w:hAnsi="Times New Roman" w:cs="Times New Roman"/>
                <w:sz w:val="24"/>
                <w:szCs w:val="24"/>
              </w:rPr>
            </w:pPr>
            <w:r>
              <w:rPr>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1"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2"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20</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3"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probe tool use (ant-fishing)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4"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0.286 ± 0.33*</w:t>
            </w:r>
          </w:p>
        </w:tc>
      </w:tr>
      <w:tr w:rsidR="004B5359" w14:paraId="225A28C5"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5" w14:textId="77777777" w:rsidR="004B5359" w:rsidRDefault="00FC639E">
            <w:pPr>
              <w:spacing w:line="240" w:lineRule="auto"/>
              <w:jc w:val="both"/>
              <w:rPr>
                <w:rFonts w:ascii="Times New Roman" w:eastAsia="Times New Roman" w:hAnsi="Times New Roman" w:cs="Times New Roman"/>
                <w:sz w:val="24"/>
                <w:szCs w:val="24"/>
              </w:rPr>
            </w:pPr>
            <w:r>
              <w:rPr>
                <w:sz w:val="24"/>
                <w:szCs w:val="24"/>
              </w:rPr>
              <w:t>Grew &amp; Marchant, 1992</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6" w14:textId="77777777" w:rsidR="004B5359" w:rsidRDefault="00FC639E">
            <w:pPr>
              <w:spacing w:after="0" w:line="240" w:lineRule="auto"/>
              <w:rPr>
                <w:rFonts w:ascii="Times New Roman" w:eastAsia="Times New Roman" w:hAnsi="Times New Roman" w:cs="Times New Roman"/>
                <w:sz w:val="24"/>
                <w:szCs w:val="24"/>
              </w:rPr>
            </w:pPr>
            <w:r>
              <w:rPr>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7"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8"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11</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9"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probe tool use (termite-fishing)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A"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0.537 ± 0.36*</w:t>
            </w:r>
          </w:p>
        </w:tc>
      </w:tr>
      <w:tr w:rsidR="004B5359" w14:paraId="77DADDBD"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B" w14:textId="77777777" w:rsidR="004B5359" w:rsidRDefault="00FC639E">
            <w:pPr>
              <w:spacing w:line="240" w:lineRule="auto"/>
              <w:rPr>
                <w:rFonts w:ascii="Times New Roman" w:eastAsia="Times New Roman" w:hAnsi="Times New Roman" w:cs="Times New Roman"/>
                <w:sz w:val="24"/>
                <w:szCs w:val="24"/>
              </w:rPr>
            </w:pPr>
            <w:proofErr w:type="spellStart"/>
            <w:r>
              <w:rPr>
                <w:sz w:val="24"/>
                <w:szCs w:val="24"/>
              </w:rPr>
              <w:t>Lilak</w:t>
            </w:r>
            <w:proofErr w:type="spellEnd"/>
            <w:r>
              <w:rPr>
                <w:sz w:val="24"/>
                <w:szCs w:val="24"/>
              </w:rPr>
              <w:t xml:space="preserve"> &amp; Phillips, 2008</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C" w14:textId="77777777" w:rsidR="004B5359" w:rsidRDefault="00FC639E">
            <w:pPr>
              <w:spacing w:after="0" w:line="240" w:lineRule="auto"/>
              <w:rPr>
                <w:rFonts w:ascii="Times New Roman" w:eastAsia="Times New Roman" w:hAnsi="Times New Roman" w:cs="Times New Roman"/>
                <w:sz w:val="24"/>
                <w:szCs w:val="24"/>
              </w:rPr>
            </w:pPr>
            <w:proofErr w:type="spellStart"/>
            <w:r>
              <w:rPr>
                <w:i/>
                <w:iCs/>
                <w:sz w:val="24"/>
                <w:szCs w:val="24"/>
              </w:rPr>
              <w:t>Sapajus</w:t>
            </w:r>
            <w:proofErr w:type="spellEnd"/>
            <w:r>
              <w:rPr>
                <w:i/>
                <w:iCs/>
                <w:sz w:val="24"/>
                <w:szCs w:val="24"/>
              </w:rPr>
              <w:t xml:space="preserve"> </w:t>
            </w:r>
            <w:proofErr w:type="spellStart"/>
            <w:r>
              <w:rPr>
                <w:i/>
                <w:iCs/>
                <w:sz w:val="24"/>
                <w:szCs w:val="24"/>
              </w:rPr>
              <w:t>apella</w:t>
            </w:r>
            <w:proofErr w:type="spellEnd"/>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D"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E"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7</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F" w14:textId="77777777" w:rsidR="004B5359" w:rsidRDefault="00FC639E">
            <w:pPr>
              <w:spacing w:after="0" w:line="240" w:lineRule="auto"/>
              <w:jc w:val="center"/>
              <w:rPr>
                <w:sz w:val="24"/>
                <w:szCs w:val="24"/>
              </w:rPr>
            </w:pPr>
            <w:r>
              <w:rPr>
                <w:sz w:val="24"/>
                <w:szCs w:val="24"/>
              </w:rPr>
              <w:t xml:space="preserve">stick tool use </w:t>
            </w:r>
          </w:p>
          <w:p w14:paraId="00000150"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(dipping)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1"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0.68 ± 0.24</w:t>
            </w:r>
          </w:p>
        </w:tc>
      </w:tr>
      <w:tr w:rsidR="004B5359" w14:paraId="22798323" w14:textId="77777777">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2" w14:textId="77777777" w:rsidR="004B5359" w:rsidRDefault="00FC639E">
            <w:pPr>
              <w:spacing w:line="240" w:lineRule="auto"/>
              <w:jc w:val="both"/>
              <w:rPr>
                <w:rFonts w:ascii="Times New Roman" w:eastAsia="Times New Roman" w:hAnsi="Times New Roman" w:cs="Times New Roman"/>
                <w:sz w:val="24"/>
                <w:szCs w:val="24"/>
              </w:rPr>
            </w:pPr>
            <w:r>
              <w:rPr>
                <w:sz w:val="24"/>
                <w:szCs w:val="24"/>
              </w:rPr>
              <w:lastRenderedPageBreak/>
              <w:t>Sousa et al., 2009</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3" w14:textId="77777777" w:rsidR="004B5359" w:rsidRDefault="00FC639E">
            <w:pPr>
              <w:spacing w:after="0" w:line="240" w:lineRule="auto"/>
              <w:rPr>
                <w:rFonts w:ascii="Times New Roman" w:eastAsia="Times New Roman" w:hAnsi="Times New Roman" w:cs="Times New Roman"/>
                <w:sz w:val="24"/>
                <w:szCs w:val="24"/>
              </w:rPr>
            </w:pPr>
            <w:r>
              <w:rPr>
                <w:i/>
                <w:iCs/>
                <w:sz w:val="24"/>
                <w:szCs w:val="24"/>
              </w:rPr>
              <w:t>P. troglodytes</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4"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wild</w:t>
            </w:r>
          </w:p>
        </w:tc>
        <w:tc>
          <w:tcPr>
            <w:tcW w:w="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5"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14</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6" w14:textId="77777777" w:rsidR="004B5359" w:rsidRDefault="00FC639E">
            <w:pPr>
              <w:spacing w:after="0" w:line="240" w:lineRule="auto"/>
              <w:jc w:val="center"/>
              <w:rPr>
                <w:rFonts w:ascii="Times New Roman" w:eastAsia="Times New Roman" w:hAnsi="Times New Roman" w:cs="Times New Roman"/>
                <w:sz w:val="24"/>
                <w:szCs w:val="24"/>
              </w:rPr>
            </w:pPr>
            <w:r>
              <w:rPr>
                <w:sz w:val="24"/>
                <w:szCs w:val="24"/>
              </w:rPr>
              <w:t>Leaf-tool use </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7" w14:textId="77777777" w:rsidR="004B5359" w:rsidRDefault="00FC639E">
            <w:pPr>
              <w:spacing w:after="0" w:line="240" w:lineRule="auto"/>
              <w:rPr>
                <w:rFonts w:ascii="Times New Roman" w:eastAsia="Times New Roman" w:hAnsi="Times New Roman" w:cs="Times New Roman"/>
                <w:sz w:val="24"/>
                <w:szCs w:val="24"/>
              </w:rPr>
            </w:pPr>
            <w:r>
              <w:rPr>
                <w:sz w:val="24"/>
                <w:szCs w:val="24"/>
              </w:rPr>
              <w:t>0.500 ± 0.34</w:t>
            </w:r>
          </w:p>
        </w:tc>
      </w:tr>
    </w:tbl>
    <w:p w14:paraId="00000158" w14:textId="77777777" w:rsidR="004B5359" w:rsidRDefault="004B5359">
      <w:pPr>
        <w:spacing w:after="0" w:line="240" w:lineRule="auto"/>
        <w:jc w:val="both"/>
        <w:rPr>
          <w:sz w:val="24"/>
          <w:szCs w:val="24"/>
        </w:rPr>
      </w:pPr>
    </w:p>
    <w:p w14:paraId="00000159"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 xml:space="preserve">Table </w:t>
      </w:r>
      <w:r>
        <w:rPr>
          <w:sz w:val="24"/>
          <w:szCs w:val="24"/>
        </w:rPr>
        <w:t>3</w:t>
      </w:r>
      <w:r>
        <w:rPr>
          <w:color w:val="000000"/>
          <w:sz w:val="24"/>
          <w:szCs w:val="24"/>
        </w:rPr>
        <w:t xml:space="preserve"> - Task-feature indicators used in the Guttman cumulative scaling analysis, along with their definitions. Each feature is scored as present (1) or absent (0) and represents a specific motor or cognitive requirement of the pre-processing behaviors.</w:t>
      </w:r>
    </w:p>
    <w:p w14:paraId="0000015A" w14:textId="77777777" w:rsidR="004B5359" w:rsidRDefault="004B5359">
      <w:pPr>
        <w:spacing w:after="0" w:line="240" w:lineRule="auto"/>
        <w:rPr>
          <w:rFonts w:ascii="Times New Roman" w:eastAsia="Times New Roman" w:hAnsi="Times New Roman" w:cs="Times New Roman"/>
          <w:sz w:val="24"/>
          <w:szCs w:val="24"/>
        </w:rPr>
      </w:pPr>
    </w:p>
    <w:tbl>
      <w:tblPr>
        <w:tblStyle w:val="a3"/>
        <w:tblW w:w="9340" w:type="dxa"/>
        <w:jc w:val="center"/>
        <w:tblInd w:w="0" w:type="dxa"/>
        <w:tblLayout w:type="fixed"/>
        <w:tblLook w:val="0400" w:firstRow="0" w:lastRow="0" w:firstColumn="0" w:lastColumn="0" w:noHBand="0" w:noVBand="1"/>
      </w:tblPr>
      <w:tblGrid>
        <w:gridCol w:w="2776"/>
        <w:gridCol w:w="6564"/>
      </w:tblGrid>
      <w:tr w:rsidR="004B5359" w14:paraId="2AA8A9B6" w14:textId="77777777">
        <w:trPr>
          <w:trHeight w:val="440"/>
          <w:jc w:val="center"/>
        </w:trPr>
        <w:tc>
          <w:tcPr>
            <w:tcW w:w="2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B"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Behavior</w:t>
            </w:r>
          </w:p>
        </w:tc>
        <w:tc>
          <w:tcPr>
            <w:tcW w:w="6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C" w14:textId="77777777" w:rsidR="004B5359" w:rsidRDefault="00FC639E">
            <w:pPr>
              <w:spacing w:after="0" w:line="240" w:lineRule="auto"/>
              <w:jc w:val="center"/>
              <w:rPr>
                <w:rFonts w:ascii="Times New Roman" w:eastAsia="Times New Roman" w:hAnsi="Times New Roman" w:cs="Times New Roman"/>
                <w:sz w:val="24"/>
                <w:szCs w:val="24"/>
              </w:rPr>
            </w:pPr>
            <w:r>
              <w:rPr>
                <w:color w:val="000000"/>
                <w:sz w:val="24"/>
                <w:szCs w:val="24"/>
              </w:rPr>
              <w:t>Description</w:t>
            </w:r>
          </w:p>
        </w:tc>
      </w:tr>
      <w:tr w:rsidR="004B5359" w14:paraId="23837659" w14:textId="77777777">
        <w:trPr>
          <w:trHeight w:val="440"/>
          <w:jc w:val="center"/>
        </w:trPr>
        <w:tc>
          <w:tcPr>
            <w:tcW w:w="2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D"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Transportation required</w:t>
            </w:r>
          </w:p>
        </w:tc>
        <w:tc>
          <w:tcPr>
            <w:tcW w:w="6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E"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Food item or tool(s) must be moved to a separate processing location before manipulation (1/0)</w:t>
            </w:r>
          </w:p>
        </w:tc>
      </w:tr>
      <w:tr w:rsidR="004B5359" w14:paraId="055FF5E6" w14:textId="77777777">
        <w:trPr>
          <w:trHeight w:val="440"/>
          <w:jc w:val="center"/>
        </w:trPr>
        <w:tc>
          <w:tcPr>
            <w:tcW w:w="2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F"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Target-specific manipulation</w:t>
            </w:r>
          </w:p>
        </w:tc>
        <w:tc>
          <w:tcPr>
            <w:tcW w:w="6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0"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Action is directed toward a specific structural point of the food item (1/0)</w:t>
            </w:r>
          </w:p>
        </w:tc>
      </w:tr>
      <w:tr w:rsidR="004B5359" w14:paraId="4D69298F" w14:textId="77777777">
        <w:trPr>
          <w:trHeight w:val="440"/>
          <w:jc w:val="center"/>
        </w:trPr>
        <w:tc>
          <w:tcPr>
            <w:tcW w:w="2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1"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Tool use</w:t>
            </w:r>
          </w:p>
        </w:tc>
        <w:tc>
          <w:tcPr>
            <w:tcW w:w="6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2"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Tool is actively used to act on or modify the food item (1/0)</w:t>
            </w:r>
          </w:p>
        </w:tc>
      </w:tr>
      <w:tr w:rsidR="004B5359" w14:paraId="566C24D8" w14:textId="77777777">
        <w:trPr>
          <w:trHeight w:val="440"/>
          <w:jc w:val="center"/>
        </w:trPr>
        <w:tc>
          <w:tcPr>
            <w:tcW w:w="2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Three-dimensional implementation of tool</w:t>
            </w:r>
          </w:p>
        </w:tc>
        <w:tc>
          <w:tcPr>
            <w:tcW w:w="6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4"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Manipulation requires coordinating tool movements across multiple spatial directions and approach angles, rather than within a single plane (1/0)</w:t>
            </w:r>
          </w:p>
        </w:tc>
      </w:tr>
      <w:tr w:rsidR="004B5359" w14:paraId="0DCE60C4" w14:textId="77777777">
        <w:trPr>
          <w:trHeight w:val="440"/>
          <w:jc w:val="center"/>
        </w:trPr>
        <w:tc>
          <w:tcPr>
            <w:tcW w:w="27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5"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Bimanual coordination</w:t>
            </w:r>
          </w:p>
        </w:tc>
        <w:tc>
          <w:tcPr>
            <w:tcW w:w="65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6"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Both hands are used in a coordinated manner during the manipulation (1/0)</w:t>
            </w:r>
          </w:p>
        </w:tc>
      </w:tr>
    </w:tbl>
    <w:p w14:paraId="00000167" w14:textId="77777777" w:rsidR="004B5359" w:rsidRDefault="004B5359">
      <w:pPr>
        <w:spacing w:after="0" w:line="240" w:lineRule="auto"/>
        <w:rPr>
          <w:rFonts w:ascii="Times New Roman" w:eastAsia="Times New Roman" w:hAnsi="Times New Roman" w:cs="Times New Roman"/>
          <w:sz w:val="24"/>
          <w:szCs w:val="24"/>
        </w:rPr>
      </w:pPr>
    </w:p>
    <w:p w14:paraId="00000168"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 xml:space="preserve">Table </w:t>
      </w:r>
      <w:r>
        <w:rPr>
          <w:sz w:val="24"/>
          <w:szCs w:val="24"/>
        </w:rPr>
        <w:t>4</w:t>
      </w:r>
      <w:r>
        <w:rPr>
          <w:color w:val="000000"/>
          <w:sz w:val="24"/>
          <w:szCs w:val="24"/>
        </w:rPr>
        <w:t>: Task-feature matrix for the five macaque pre-processing behaviors. This table presents the binary scoring of each behavior across the five task-feature indicators used to construct the cumulative complexity scale: transportation requirement, target-specific manipulation, tool use, three-dimensional implementation, and bimanual coordination. </w:t>
      </w:r>
    </w:p>
    <w:p w14:paraId="00000169" w14:textId="77777777" w:rsidR="004B5359" w:rsidRDefault="004B5359">
      <w:pPr>
        <w:spacing w:after="0" w:line="240" w:lineRule="auto"/>
        <w:rPr>
          <w:rFonts w:ascii="Times New Roman" w:eastAsia="Times New Roman" w:hAnsi="Times New Roman" w:cs="Times New Roman"/>
          <w:sz w:val="24"/>
          <w:szCs w:val="24"/>
        </w:rPr>
      </w:pPr>
    </w:p>
    <w:tbl>
      <w:tblPr>
        <w:tblStyle w:val="a4"/>
        <w:tblW w:w="9340" w:type="dxa"/>
        <w:jc w:val="center"/>
        <w:tblInd w:w="0" w:type="dxa"/>
        <w:tblLayout w:type="fixed"/>
        <w:tblLook w:val="0400" w:firstRow="0" w:lastRow="0" w:firstColumn="0" w:lastColumn="0" w:noHBand="0" w:noVBand="1"/>
      </w:tblPr>
      <w:tblGrid>
        <w:gridCol w:w="1550"/>
        <w:gridCol w:w="1153"/>
        <w:gridCol w:w="829"/>
        <w:gridCol w:w="626"/>
        <w:gridCol w:w="470"/>
        <w:gridCol w:w="1115"/>
        <w:gridCol w:w="929"/>
        <w:gridCol w:w="1339"/>
        <w:gridCol w:w="1329"/>
      </w:tblGrid>
      <w:tr w:rsidR="004B5359" w14:paraId="41630111" w14:textId="77777777">
        <w:trPr>
          <w:jc w:val="center"/>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A"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Behavior</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B"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Transport</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C"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Target</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D"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Tool</w:t>
            </w:r>
          </w:p>
        </w:tc>
        <w:tc>
          <w:tcPr>
            <w:tcW w:w="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E"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3D</w:t>
            </w:r>
          </w:p>
        </w:tc>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F"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Bimanual</w:t>
            </w:r>
          </w:p>
        </w:tc>
        <w:tc>
          <w:tcPr>
            <w:tcW w:w="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0"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Pattern</w:t>
            </w:r>
          </w:p>
        </w:tc>
        <w:tc>
          <w:tcPr>
            <w:tcW w:w="1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1"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Sum of features</w:t>
            </w:r>
          </w:p>
        </w:tc>
        <w:tc>
          <w:tcPr>
            <w:tcW w:w="1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2"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Guttman score</w:t>
            </w:r>
          </w:p>
        </w:tc>
      </w:tr>
      <w:tr w:rsidR="004B5359" w14:paraId="0E2CB60E" w14:textId="77777777">
        <w:trPr>
          <w:jc w:val="center"/>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Rubbing</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4"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5"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6"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7"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8"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9"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00000</w:t>
            </w:r>
          </w:p>
        </w:tc>
        <w:tc>
          <w:tcPr>
            <w:tcW w:w="1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A"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1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B"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0.00</w:t>
            </w:r>
          </w:p>
        </w:tc>
      </w:tr>
      <w:tr w:rsidR="004B5359" w14:paraId="6450F87F" w14:textId="77777777">
        <w:trPr>
          <w:jc w:val="center"/>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C"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Food pounding</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D"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E"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F"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0"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1"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2"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01000</w:t>
            </w:r>
          </w:p>
        </w:tc>
        <w:tc>
          <w:tcPr>
            <w:tcW w:w="1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w:t>
            </w:r>
          </w:p>
        </w:tc>
        <w:tc>
          <w:tcPr>
            <w:tcW w:w="1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4"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0.20</w:t>
            </w:r>
          </w:p>
        </w:tc>
      </w:tr>
      <w:tr w:rsidR="004B5359" w14:paraId="115A0FEF" w14:textId="77777777">
        <w:trPr>
          <w:jc w:val="center"/>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5"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Washing</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6"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7"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8"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9"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A"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w:t>
            </w:r>
          </w:p>
        </w:tc>
        <w:tc>
          <w:tcPr>
            <w:tcW w:w="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B"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10001</w:t>
            </w:r>
          </w:p>
        </w:tc>
        <w:tc>
          <w:tcPr>
            <w:tcW w:w="1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C"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2</w:t>
            </w:r>
          </w:p>
        </w:tc>
        <w:tc>
          <w:tcPr>
            <w:tcW w:w="1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D"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0.40</w:t>
            </w:r>
          </w:p>
        </w:tc>
      </w:tr>
      <w:tr w:rsidR="004B5359" w14:paraId="4721F799" w14:textId="77777777">
        <w:trPr>
          <w:jc w:val="center"/>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E"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Nut-cracking</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F"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0"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1"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w:t>
            </w:r>
          </w:p>
        </w:tc>
        <w:tc>
          <w:tcPr>
            <w:tcW w:w="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2"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w:t>
            </w:r>
          </w:p>
        </w:tc>
        <w:tc>
          <w:tcPr>
            <w:tcW w:w="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4"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10101</w:t>
            </w:r>
          </w:p>
        </w:tc>
        <w:tc>
          <w:tcPr>
            <w:tcW w:w="1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5"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3</w:t>
            </w:r>
          </w:p>
        </w:tc>
        <w:tc>
          <w:tcPr>
            <w:tcW w:w="1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6"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0.60</w:t>
            </w:r>
          </w:p>
        </w:tc>
      </w:tr>
      <w:tr w:rsidR="004B5359" w14:paraId="7D249620" w14:textId="77777777">
        <w:trPr>
          <w:jc w:val="center"/>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7"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Oyster processing</w:t>
            </w:r>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8"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w:t>
            </w:r>
          </w:p>
        </w:tc>
        <w:tc>
          <w:tcPr>
            <w:tcW w:w="8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9"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w:t>
            </w:r>
          </w:p>
        </w:tc>
        <w:tc>
          <w:tcPr>
            <w:tcW w:w="6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A"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w:t>
            </w:r>
          </w:p>
        </w:tc>
        <w:tc>
          <w:tcPr>
            <w:tcW w:w="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B"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w:t>
            </w:r>
          </w:p>
        </w:tc>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C"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w:t>
            </w:r>
          </w:p>
        </w:tc>
        <w:tc>
          <w:tcPr>
            <w:tcW w:w="9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D"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11110</w:t>
            </w:r>
          </w:p>
        </w:tc>
        <w:tc>
          <w:tcPr>
            <w:tcW w:w="13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E"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4</w:t>
            </w:r>
          </w:p>
        </w:tc>
        <w:tc>
          <w:tcPr>
            <w:tcW w:w="13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F"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0.80</w:t>
            </w:r>
          </w:p>
        </w:tc>
      </w:tr>
    </w:tbl>
    <w:p w14:paraId="000001A0" w14:textId="77777777" w:rsidR="004B5359" w:rsidRDefault="004B5359">
      <w:pPr>
        <w:spacing w:after="0" w:line="240" w:lineRule="auto"/>
        <w:rPr>
          <w:rFonts w:ascii="Times New Roman" w:eastAsia="Times New Roman" w:hAnsi="Times New Roman" w:cs="Times New Roman"/>
          <w:sz w:val="24"/>
          <w:szCs w:val="24"/>
        </w:rPr>
      </w:pPr>
    </w:p>
    <w:p w14:paraId="000001A1"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 xml:space="preserve">Table </w:t>
      </w:r>
      <w:r>
        <w:rPr>
          <w:sz w:val="24"/>
          <w:szCs w:val="24"/>
        </w:rPr>
        <w:t>5</w:t>
      </w:r>
      <w:r>
        <w:rPr>
          <w:color w:val="000000"/>
          <w:sz w:val="24"/>
          <w:szCs w:val="24"/>
        </w:rPr>
        <w:t>: Individual hand-use patterns during oyster processing. The Handedness Index (HI) was calculated as (Right − Left) / (Right + Left), where values near +1 indicate strong right-handedness, values near −1 indicate strong left-handedness, and values near 0 indicate no clear bias. N denotes the number of independent focal observations, while n represents the average number of oysters processed within a focal observation. Individual lateralization was assessed with a binomial test comparing the dominant hand’s strike count against a 50:50 expectation. * represent the only ambidextrous monkey in the troop. </w:t>
      </w:r>
    </w:p>
    <w:p w14:paraId="000001A2" w14:textId="77777777" w:rsidR="004B5359" w:rsidRDefault="004B5359">
      <w:pPr>
        <w:spacing w:after="0" w:line="240" w:lineRule="auto"/>
        <w:rPr>
          <w:rFonts w:ascii="Times New Roman" w:eastAsia="Times New Roman" w:hAnsi="Times New Roman" w:cs="Times New Roman"/>
          <w:sz w:val="24"/>
          <w:szCs w:val="24"/>
        </w:rPr>
      </w:pPr>
    </w:p>
    <w:tbl>
      <w:tblPr>
        <w:tblStyle w:val="a5"/>
        <w:tblW w:w="5874" w:type="dxa"/>
        <w:jc w:val="center"/>
        <w:tblInd w:w="0" w:type="dxa"/>
        <w:tblLayout w:type="fixed"/>
        <w:tblLook w:val="0400" w:firstRow="0" w:lastRow="0" w:firstColumn="0" w:lastColumn="0" w:noHBand="0" w:noVBand="1"/>
      </w:tblPr>
      <w:tblGrid>
        <w:gridCol w:w="999"/>
        <w:gridCol w:w="518"/>
        <w:gridCol w:w="687"/>
        <w:gridCol w:w="687"/>
        <w:gridCol w:w="444"/>
        <w:gridCol w:w="748"/>
        <w:gridCol w:w="748"/>
        <w:gridCol w:w="1043"/>
      </w:tblGrid>
      <w:tr w:rsidR="004B5359" w14:paraId="7FA038E4"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subjects</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sex</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right</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left</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N</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n</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HI</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A" w14:textId="77777777" w:rsidR="004B5359" w:rsidRDefault="00FC639E">
            <w:pPr>
              <w:spacing w:line="240" w:lineRule="auto"/>
              <w:jc w:val="both"/>
              <w:rPr>
                <w:rFonts w:ascii="Times New Roman" w:eastAsia="Times New Roman" w:hAnsi="Times New Roman" w:cs="Times New Roman"/>
                <w:sz w:val="24"/>
                <w:szCs w:val="24"/>
              </w:rPr>
            </w:pPr>
            <w:proofErr w:type="spellStart"/>
            <w:r>
              <w:rPr>
                <w:color w:val="000000"/>
                <w:sz w:val="24"/>
                <w:szCs w:val="24"/>
              </w:rPr>
              <w:t>p_value</w:t>
            </w:r>
            <w:proofErr w:type="spellEnd"/>
          </w:p>
        </w:tc>
      </w:tr>
      <w:tr w:rsidR="004B5359" w14:paraId="40B378FE"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ALI</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m</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114</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7</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16.29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40356CFC"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3" w14:textId="77777777" w:rsidR="004B5359" w:rsidRDefault="00FC639E">
            <w:pPr>
              <w:spacing w:line="240" w:lineRule="auto"/>
              <w:jc w:val="both"/>
              <w:rPr>
                <w:rFonts w:ascii="Times New Roman" w:eastAsia="Times New Roman" w:hAnsi="Times New Roman" w:cs="Times New Roman"/>
                <w:sz w:val="24"/>
                <w:szCs w:val="24"/>
              </w:rPr>
            </w:pPr>
            <w:proofErr w:type="spellStart"/>
            <w:r>
              <w:rPr>
                <w:color w:val="000000"/>
                <w:sz w:val="24"/>
                <w:szCs w:val="24"/>
              </w:rPr>
              <w:t>Aur</w:t>
            </w:r>
            <w:proofErr w:type="spellEnd"/>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1399</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41</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34.12</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r w:rsidR="004B5359" w14:paraId="5CA2C8AD"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*BAB</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m</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283</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175</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20</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22.9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0.236</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6BF97979"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BAT</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m</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285</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31.67</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5CB614FC"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BEL</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m</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11</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3.67</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0.0009</w:t>
            </w:r>
          </w:p>
        </w:tc>
      </w:tr>
      <w:tr w:rsidR="004B5359" w14:paraId="504FF577"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Bet</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224</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15</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14.93</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2688C1FB"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B" w14:textId="77777777" w:rsidR="004B5359" w:rsidRDefault="00FC639E">
            <w:pPr>
              <w:spacing w:line="240" w:lineRule="auto"/>
              <w:jc w:val="both"/>
              <w:rPr>
                <w:rFonts w:ascii="Times New Roman" w:eastAsia="Times New Roman" w:hAnsi="Times New Roman" w:cs="Times New Roman"/>
                <w:sz w:val="24"/>
                <w:szCs w:val="24"/>
              </w:rPr>
            </w:pPr>
            <w:proofErr w:type="spellStart"/>
            <w:r>
              <w:rPr>
                <w:color w:val="000000"/>
                <w:sz w:val="24"/>
                <w:szCs w:val="24"/>
              </w:rPr>
              <w:t>Cac</w:t>
            </w:r>
            <w:proofErr w:type="spellEnd"/>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947</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27</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35.07</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6786754D"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Dan</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568</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38</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14.95</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2C4EF0E0"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Fla</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1241</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30</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41.37</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r w:rsidR="004B5359" w14:paraId="6B7B9C69"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3" w14:textId="77777777" w:rsidR="004B5359" w:rsidRDefault="00FC639E">
            <w:pPr>
              <w:spacing w:line="240" w:lineRule="auto"/>
              <w:jc w:val="both"/>
              <w:rPr>
                <w:rFonts w:ascii="Times New Roman" w:eastAsia="Times New Roman" w:hAnsi="Times New Roman" w:cs="Times New Roman"/>
                <w:sz w:val="24"/>
                <w:szCs w:val="24"/>
              </w:rPr>
            </w:pPr>
            <w:proofErr w:type="spellStart"/>
            <w:r>
              <w:rPr>
                <w:color w:val="000000"/>
                <w:sz w:val="24"/>
                <w:szCs w:val="24"/>
              </w:rPr>
              <w:t>Gra</w:t>
            </w:r>
            <w:proofErr w:type="spellEnd"/>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1228</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46</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26.7</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r w:rsidR="004B5359" w14:paraId="002C5C96"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Har</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1106</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38.14</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r w:rsidR="004B5359" w14:paraId="40E8A475"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3" w14:textId="77777777" w:rsidR="004B5359" w:rsidRDefault="00FC639E">
            <w:pPr>
              <w:spacing w:line="240" w:lineRule="auto"/>
              <w:jc w:val="both"/>
              <w:rPr>
                <w:rFonts w:ascii="Times New Roman" w:eastAsia="Times New Roman" w:hAnsi="Times New Roman" w:cs="Times New Roman"/>
                <w:sz w:val="24"/>
                <w:szCs w:val="24"/>
              </w:rPr>
            </w:pPr>
            <w:proofErr w:type="spellStart"/>
            <w:r>
              <w:rPr>
                <w:color w:val="000000"/>
                <w:sz w:val="24"/>
                <w:szCs w:val="24"/>
              </w:rPr>
              <w:t>Iyl</w:t>
            </w:r>
            <w:proofErr w:type="spellEnd"/>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829</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32</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25.91</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37F9FEAA"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Jim</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1177</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36</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32.69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r w:rsidR="004B5359" w14:paraId="0CAB7FAD"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lastRenderedPageBreak/>
              <w:t>KAL</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m</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206</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5</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41.2</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2A4DC101"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Kay</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2195</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44.8</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r w:rsidR="004B5359" w14:paraId="03F1FCD6"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Lip</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2350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38</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61.84</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r w:rsidR="004B5359" w14:paraId="757D5D6E"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B" w14:textId="77777777" w:rsidR="004B5359" w:rsidRDefault="00FC639E">
            <w:pPr>
              <w:spacing w:line="240" w:lineRule="auto"/>
              <w:jc w:val="both"/>
              <w:rPr>
                <w:rFonts w:ascii="Times New Roman" w:eastAsia="Times New Roman" w:hAnsi="Times New Roman" w:cs="Times New Roman"/>
                <w:sz w:val="24"/>
                <w:szCs w:val="24"/>
              </w:rPr>
            </w:pPr>
            <w:proofErr w:type="spellStart"/>
            <w:r>
              <w:rPr>
                <w:color w:val="000000"/>
                <w:sz w:val="24"/>
                <w:szCs w:val="24"/>
              </w:rPr>
              <w:t>Nai</w:t>
            </w:r>
            <w:proofErr w:type="spellEnd"/>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1064</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27.28</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65762DEF"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Ore</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399</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14</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28.5</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01CD161A"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PAT</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m</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129</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11</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11.73</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33D5829E"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Pin</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661</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34.79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2100B075"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Qui</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1836</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44</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41.75</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0.999</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r w:rsidR="004B5359" w14:paraId="327E46CE"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RAM</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m</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0.25</w:t>
            </w:r>
          </w:p>
        </w:tc>
      </w:tr>
      <w:tr w:rsidR="004B5359" w14:paraId="316F1F8F"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Rob</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1413</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37</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38.19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r w:rsidR="004B5359" w14:paraId="0F1A78CF"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San</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577</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21</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27.48</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05995819"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Tai</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867</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20</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43.35</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66D561B7"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TED</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m</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247</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14</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17.64</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231290E2"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B"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TIN</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m</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41</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7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13.67</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1A4CFB0E"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3"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TUT</w:t>
            </w:r>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m</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359</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39.89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&lt; 0.0001</w:t>
            </w:r>
          </w:p>
        </w:tc>
      </w:tr>
      <w:tr w:rsidR="004B5359" w14:paraId="16481078"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B" w14:textId="77777777" w:rsidR="004B5359" w:rsidRDefault="00FC639E">
            <w:pPr>
              <w:spacing w:line="240" w:lineRule="auto"/>
              <w:jc w:val="both"/>
              <w:rPr>
                <w:rFonts w:ascii="Times New Roman" w:eastAsia="Times New Roman" w:hAnsi="Times New Roman" w:cs="Times New Roman"/>
                <w:sz w:val="24"/>
                <w:szCs w:val="24"/>
              </w:rPr>
            </w:pPr>
            <w:proofErr w:type="spellStart"/>
            <w:r>
              <w:rPr>
                <w:color w:val="000000"/>
                <w:sz w:val="24"/>
                <w:szCs w:val="24"/>
              </w:rPr>
              <w:t>Vul</w:t>
            </w:r>
            <w:proofErr w:type="spellEnd"/>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2107</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8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38</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55.45</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r w:rsidR="004B5359" w14:paraId="65AC90E7"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3" w14:textId="77777777" w:rsidR="004B5359" w:rsidRDefault="00FC639E">
            <w:pPr>
              <w:spacing w:line="240" w:lineRule="auto"/>
              <w:jc w:val="both"/>
              <w:rPr>
                <w:rFonts w:ascii="Times New Roman" w:eastAsia="Times New Roman" w:hAnsi="Times New Roman" w:cs="Times New Roman"/>
                <w:sz w:val="24"/>
                <w:szCs w:val="24"/>
              </w:rPr>
            </w:pPr>
            <w:proofErr w:type="spellStart"/>
            <w:r>
              <w:rPr>
                <w:color w:val="000000"/>
                <w:sz w:val="24"/>
                <w:szCs w:val="24"/>
              </w:rPr>
              <w:t>Whi</w:t>
            </w:r>
            <w:proofErr w:type="spellEnd"/>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5"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1577</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6"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7"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40</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39.42</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9"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A"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r w:rsidR="004B5359" w14:paraId="283FC86F" w14:textId="77777777">
        <w:trPr>
          <w:trHeight w:val="500"/>
          <w:jc w:val="center"/>
        </w:trPr>
        <w:tc>
          <w:tcPr>
            <w:tcW w:w="9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B" w14:textId="77777777" w:rsidR="004B5359" w:rsidRDefault="00FC639E">
            <w:pPr>
              <w:spacing w:line="240" w:lineRule="auto"/>
              <w:jc w:val="both"/>
              <w:rPr>
                <w:rFonts w:ascii="Times New Roman" w:eastAsia="Times New Roman" w:hAnsi="Times New Roman" w:cs="Times New Roman"/>
                <w:sz w:val="24"/>
                <w:szCs w:val="24"/>
              </w:rPr>
            </w:pPr>
            <w:proofErr w:type="spellStart"/>
            <w:r>
              <w:rPr>
                <w:color w:val="000000"/>
                <w:sz w:val="24"/>
                <w:szCs w:val="24"/>
              </w:rPr>
              <w:lastRenderedPageBreak/>
              <w:t>Yai</w:t>
            </w:r>
            <w:proofErr w:type="spellEnd"/>
          </w:p>
        </w:tc>
        <w:tc>
          <w:tcPr>
            <w:tcW w:w="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C"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D"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1276</w:t>
            </w:r>
          </w:p>
        </w:tc>
        <w:tc>
          <w:tcPr>
            <w:tcW w:w="6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E"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c>
          <w:tcPr>
            <w:tcW w:w="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9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40</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A0"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31.9</w:t>
            </w:r>
          </w:p>
        </w:tc>
        <w:tc>
          <w:tcPr>
            <w:tcW w:w="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A1"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A2"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0</w:t>
            </w:r>
          </w:p>
        </w:tc>
      </w:tr>
    </w:tbl>
    <w:p w14:paraId="000002A3" w14:textId="77777777" w:rsidR="004B5359" w:rsidRDefault="004B5359">
      <w:pPr>
        <w:spacing w:after="0" w:line="240" w:lineRule="auto"/>
        <w:rPr>
          <w:rFonts w:ascii="Times New Roman" w:eastAsia="Times New Roman" w:hAnsi="Times New Roman" w:cs="Times New Roman"/>
          <w:sz w:val="24"/>
          <w:szCs w:val="24"/>
        </w:rPr>
      </w:pPr>
    </w:p>
    <w:p w14:paraId="000002A4"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 xml:space="preserve">Table </w:t>
      </w:r>
      <w:r>
        <w:rPr>
          <w:sz w:val="24"/>
          <w:szCs w:val="24"/>
        </w:rPr>
        <w:t>6</w:t>
      </w:r>
      <w:r>
        <w:rPr>
          <w:color w:val="000000"/>
          <w:sz w:val="24"/>
          <w:szCs w:val="24"/>
        </w:rPr>
        <w:t xml:space="preserve"> - Generalized linear model results for the male-female dyad handedness. The constant (intercept) represents the probability that a dyad was different-handed when foraging on oysters with stone tools at &lt;1 m proximity. Estimates (β) are log-odds of a dyad being different-handed for each category.</w:t>
      </w:r>
    </w:p>
    <w:p w14:paraId="000002A5" w14:textId="77777777" w:rsidR="004B5359" w:rsidRDefault="004B5359">
      <w:pPr>
        <w:spacing w:after="0" w:line="240" w:lineRule="auto"/>
        <w:rPr>
          <w:rFonts w:ascii="Times New Roman" w:eastAsia="Times New Roman" w:hAnsi="Times New Roman" w:cs="Times New Roman"/>
          <w:sz w:val="24"/>
          <w:szCs w:val="24"/>
        </w:rPr>
      </w:pPr>
    </w:p>
    <w:tbl>
      <w:tblPr>
        <w:tblStyle w:val="a6"/>
        <w:tblW w:w="8444" w:type="dxa"/>
        <w:jc w:val="center"/>
        <w:tblInd w:w="0" w:type="dxa"/>
        <w:tblLayout w:type="fixed"/>
        <w:tblLook w:val="0400" w:firstRow="0" w:lastRow="0" w:firstColumn="0" w:lastColumn="0" w:noHBand="0" w:noVBand="1"/>
      </w:tblPr>
      <w:tblGrid>
        <w:gridCol w:w="1391"/>
        <w:gridCol w:w="2416"/>
        <w:gridCol w:w="1157"/>
        <w:gridCol w:w="1048"/>
        <w:gridCol w:w="891"/>
        <w:gridCol w:w="1541"/>
      </w:tblGrid>
      <w:tr w:rsidR="004B5359" w14:paraId="31F90DFC" w14:textId="77777777">
        <w:trPr>
          <w:jc w:val="center"/>
        </w:trPr>
        <w:tc>
          <w:tcPr>
            <w:tcW w:w="13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A6"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Predictors</w:t>
            </w:r>
          </w:p>
          <w:p w14:paraId="000002A7" w14:textId="77777777" w:rsidR="004B5359" w:rsidRDefault="004B5359">
            <w:pPr>
              <w:spacing w:after="0" w:line="240" w:lineRule="auto"/>
              <w:rPr>
                <w:rFonts w:ascii="Times New Roman" w:eastAsia="Times New Roman" w:hAnsi="Times New Roman" w:cs="Times New Roman"/>
                <w:sz w:val="24"/>
                <w:szCs w:val="24"/>
              </w:rPr>
            </w:pPr>
          </w:p>
        </w:tc>
        <w:tc>
          <w:tcPr>
            <w:tcW w:w="24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A8"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Categories</w:t>
            </w:r>
          </w:p>
        </w:tc>
        <w:tc>
          <w:tcPr>
            <w:tcW w:w="11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2A9"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β</w:t>
            </w:r>
          </w:p>
        </w:tc>
        <w:tc>
          <w:tcPr>
            <w:tcW w:w="10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AA"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SE β</w:t>
            </w:r>
          </w:p>
        </w:tc>
        <w:tc>
          <w:tcPr>
            <w:tcW w:w="8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AB" w14:textId="77777777" w:rsidR="004B5359" w:rsidRDefault="00FC639E">
            <w:pPr>
              <w:spacing w:after="0" w:line="240" w:lineRule="auto"/>
              <w:jc w:val="both"/>
              <w:rPr>
                <w:rFonts w:ascii="Times New Roman" w:eastAsia="Times New Roman" w:hAnsi="Times New Roman" w:cs="Times New Roman"/>
                <w:sz w:val="24"/>
                <w:szCs w:val="24"/>
              </w:rPr>
            </w:pPr>
            <w:r>
              <w:rPr>
                <w:i/>
                <w:iCs/>
                <w:color w:val="000000"/>
                <w:sz w:val="24"/>
                <w:szCs w:val="24"/>
              </w:rPr>
              <w:t>z</w:t>
            </w:r>
          </w:p>
        </w:tc>
        <w:tc>
          <w:tcPr>
            <w:tcW w:w="154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AC" w14:textId="77777777" w:rsidR="004B5359" w:rsidRDefault="00FC639E">
            <w:pPr>
              <w:spacing w:after="0" w:line="240" w:lineRule="auto"/>
              <w:jc w:val="both"/>
              <w:rPr>
                <w:rFonts w:ascii="Times New Roman" w:eastAsia="Times New Roman" w:hAnsi="Times New Roman" w:cs="Times New Roman"/>
                <w:sz w:val="24"/>
                <w:szCs w:val="24"/>
              </w:rPr>
            </w:pPr>
            <w:r>
              <w:rPr>
                <w:i/>
                <w:iCs/>
                <w:color w:val="000000"/>
                <w:sz w:val="24"/>
                <w:szCs w:val="24"/>
              </w:rPr>
              <w:t>p</w:t>
            </w:r>
          </w:p>
        </w:tc>
      </w:tr>
      <w:tr w:rsidR="004B5359" w14:paraId="3A9A5736" w14:textId="77777777">
        <w:trPr>
          <w:trHeight w:val="220"/>
          <w:jc w:val="center"/>
        </w:trPr>
        <w:tc>
          <w:tcPr>
            <w:tcW w:w="8444" w:type="dxa"/>
            <w:gridSpan w:val="6"/>
            <w:tcBorders>
              <w:top w:val="single" w:sz="8" w:space="0" w:color="000000"/>
              <w:left w:val="single" w:sz="8" w:space="0" w:color="000000"/>
              <w:bottom w:val="single" w:sz="8" w:space="0" w:color="000000"/>
            </w:tcBorders>
            <w:tcMar>
              <w:top w:w="0" w:type="dxa"/>
              <w:left w:w="108" w:type="dxa"/>
              <w:bottom w:w="0" w:type="dxa"/>
              <w:right w:w="108" w:type="dxa"/>
            </w:tcMar>
          </w:tcPr>
          <w:p w14:paraId="000002AD" w14:textId="77777777" w:rsidR="004B5359" w:rsidRDefault="00FC639E">
            <w:pPr>
              <w:spacing w:line="240" w:lineRule="auto"/>
              <w:jc w:val="center"/>
              <w:rPr>
                <w:rFonts w:ascii="Times New Roman" w:eastAsia="Times New Roman" w:hAnsi="Times New Roman" w:cs="Times New Roman"/>
                <w:sz w:val="24"/>
                <w:szCs w:val="24"/>
              </w:rPr>
            </w:pPr>
            <w:r>
              <w:rPr>
                <w:color w:val="000000"/>
                <w:sz w:val="24"/>
                <w:szCs w:val="24"/>
              </w:rPr>
              <w:t xml:space="preserve">Model 1: </w:t>
            </w:r>
            <w:proofErr w:type="spellStart"/>
            <w:r>
              <w:rPr>
                <w:color w:val="000000"/>
                <w:sz w:val="24"/>
                <w:szCs w:val="24"/>
              </w:rPr>
              <w:t>dyad_handedness</w:t>
            </w:r>
            <w:proofErr w:type="spellEnd"/>
            <w:r>
              <w:rPr>
                <w:color w:val="000000"/>
                <w:sz w:val="24"/>
                <w:szCs w:val="24"/>
              </w:rPr>
              <w:t xml:space="preserve"> ~ </w:t>
            </w:r>
            <w:proofErr w:type="spellStart"/>
            <w:proofErr w:type="gramStart"/>
            <w:r>
              <w:rPr>
                <w:color w:val="000000"/>
                <w:sz w:val="24"/>
                <w:szCs w:val="24"/>
              </w:rPr>
              <w:t>beh.context</w:t>
            </w:r>
            <w:proofErr w:type="spellEnd"/>
            <w:proofErr w:type="gramEnd"/>
            <w:r>
              <w:rPr>
                <w:color w:val="000000"/>
                <w:sz w:val="24"/>
                <w:szCs w:val="24"/>
              </w:rPr>
              <w:t xml:space="preserve"> + proximity</w:t>
            </w:r>
          </w:p>
        </w:tc>
      </w:tr>
      <w:tr w:rsidR="004B5359" w14:paraId="4E108437" w14:textId="77777777">
        <w:trPr>
          <w:jc w:val="center"/>
        </w:trPr>
        <w:tc>
          <w:tcPr>
            <w:tcW w:w="13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B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Constant</w:t>
            </w:r>
          </w:p>
          <w:p w14:paraId="000002B4" w14:textId="77777777" w:rsidR="004B5359" w:rsidRDefault="004B5359">
            <w:pPr>
              <w:spacing w:after="0" w:line="240" w:lineRule="auto"/>
              <w:rPr>
                <w:rFonts w:ascii="Times New Roman" w:eastAsia="Times New Roman" w:hAnsi="Times New Roman" w:cs="Times New Roman"/>
                <w:sz w:val="24"/>
                <w:szCs w:val="24"/>
              </w:rPr>
            </w:pPr>
          </w:p>
        </w:tc>
        <w:tc>
          <w:tcPr>
            <w:tcW w:w="24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B5"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w:t>
            </w:r>
          </w:p>
        </w:tc>
        <w:tc>
          <w:tcPr>
            <w:tcW w:w="11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B6"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0.8301     </w:t>
            </w:r>
          </w:p>
        </w:tc>
        <w:tc>
          <w:tcPr>
            <w:tcW w:w="10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B7"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0.2761</w:t>
            </w:r>
          </w:p>
        </w:tc>
        <w:tc>
          <w:tcPr>
            <w:tcW w:w="8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B8"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3.006</w:t>
            </w:r>
          </w:p>
        </w:tc>
        <w:tc>
          <w:tcPr>
            <w:tcW w:w="154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B9"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0.002646 **</w:t>
            </w:r>
          </w:p>
        </w:tc>
      </w:tr>
      <w:tr w:rsidR="004B5359" w14:paraId="6AAD0466" w14:textId="77777777">
        <w:trPr>
          <w:trHeight w:val="240"/>
          <w:jc w:val="center"/>
        </w:trPr>
        <w:tc>
          <w:tcPr>
            <w:tcW w:w="1391"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BA" w14:textId="77777777" w:rsidR="004B5359" w:rsidRDefault="004B5359">
            <w:pPr>
              <w:spacing w:after="0" w:line="240" w:lineRule="auto"/>
              <w:rPr>
                <w:rFonts w:ascii="Times New Roman" w:eastAsia="Times New Roman" w:hAnsi="Times New Roman" w:cs="Times New Roman"/>
                <w:sz w:val="24"/>
                <w:szCs w:val="24"/>
              </w:rPr>
            </w:pPr>
          </w:p>
          <w:p w14:paraId="000002BB" w14:textId="77777777" w:rsidR="004B5359" w:rsidRDefault="00FC639E">
            <w:pPr>
              <w:spacing w:after="0" w:line="240" w:lineRule="auto"/>
              <w:jc w:val="both"/>
              <w:rPr>
                <w:rFonts w:ascii="Times New Roman" w:eastAsia="Times New Roman" w:hAnsi="Times New Roman" w:cs="Times New Roman"/>
                <w:sz w:val="24"/>
                <w:szCs w:val="24"/>
              </w:rPr>
            </w:pPr>
            <w:proofErr w:type="spellStart"/>
            <w:r>
              <w:rPr>
                <w:color w:val="000000"/>
                <w:sz w:val="24"/>
                <w:szCs w:val="24"/>
              </w:rPr>
              <w:t>Beh.context</w:t>
            </w:r>
            <w:proofErr w:type="spellEnd"/>
          </w:p>
        </w:tc>
        <w:tc>
          <w:tcPr>
            <w:tcW w:w="24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BC"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Foraging without tools</w:t>
            </w:r>
          </w:p>
        </w:tc>
        <w:tc>
          <w:tcPr>
            <w:tcW w:w="11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BD" w14:textId="77777777" w:rsidR="004B5359" w:rsidRDefault="00FC639E">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-0.9962</w:t>
            </w:r>
          </w:p>
        </w:tc>
        <w:tc>
          <w:tcPr>
            <w:tcW w:w="10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BE"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0.3570</w:t>
            </w:r>
          </w:p>
        </w:tc>
        <w:tc>
          <w:tcPr>
            <w:tcW w:w="8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BF"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-2.790</w:t>
            </w:r>
          </w:p>
        </w:tc>
        <w:tc>
          <w:tcPr>
            <w:tcW w:w="154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0"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0.005268 **</w:t>
            </w:r>
          </w:p>
          <w:p w14:paraId="000002C1" w14:textId="77777777" w:rsidR="004B5359" w:rsidRDefault="004B5359">
            <w:pPr>
              <w:spacing w:after="0" w:line="240" w:lineRule="auto"/>
              <w:rPr>
                <w:rFonts w:ascii="Times New Roman" w:eastAsia="Times New Roman" w:hAnsi="Times New Roman" w:cs="Times New Roman"/>
                <w:sz w:val="24"/>
                <w:szCs w:val="24"/>
              </w:rPr>
            </w:pPr>
          </w:p>
        </w:tc>
      </w:tr>
      <w:tr w:rsidR="004B5359" w14:paraId="0A8EB5C5" w14:textId="77777777">
        <w:trPr>
          <w:trHeight w:val="240"/>
          <w:jc w:val="center"/>
        </w:trPr>
        <w:tc>
          <w:tcPr>
            <w:tcW w:w="1391"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2" w14:textId="77777777" w:rsidR="004B5359" w:rsidRDefault="004B5359">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24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Other</w:t>
            </w:r>
          </w:p>
          <w:p w14:paraId="000002C4" w14:textId="77777777" w:rsidR="004B5359" w:rsidRDefault="004B5359">
            <w:pPr>
              <w:spacing w:after="0" w:line="240" w:lineRule="auto"/>
              <w:rPr>
                <w:rFonts w:ascii="Times New Roman" w:eastAsia="Times New Roman" w:hAnsi="Times New Roman" w:cs="Times New Roman"/>
                <w:sz w:val="24"/>
                <w:szCs w:val="24"/>
              </w:rPr>
            </w:pPr>
          </w:p>
        </w:tc>
        <w:tc>
          <w:tcPr>
            <w:tcW w:w="11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5" w14:textId="77777777" w:rsidR="004B5359" w:rsidRDefault="00FC639E">
            <w:pPr>
              <w:shd w:val="clear" w:color="auto" w:fill="FFFFFF"/>
              <w:spacing w:after="0" w:line="240" w:lineRule="auto"/>
              <w:jc w:val="both"/>
              <w:rPr>
                <w:rFonts w:ascii="Times New Roman" w:eastAsia="Times New Roman" w:hAnsi="Times New Roman" w:cs="Times New Roman"/>
                <w:sz w:val="24"/>
                <w:szCs w:val="24"/>
              </w:rPr>
            </w:pPr>
            <w:r>
              <w:rPr>
                <w:color w:val="000000"/>
                <w:sz w:val="24"/>
                <w:szCs w:val="24"/>
              </w:rPr>
              <w:t>-0.9000</w:t>
            </w:r>
          </w:p>
        </w:tc>
        <w:tc>
          <w:tcPr>
            <w:tcW w:w="10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6"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0.2429   </w:t>
            </w:r>
          </w:p>
        </w:tc>
        <w:tc>
          <w:tcPr>
            <w:tcW w:w="8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7"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-3.706 </w:t>
            </w:r>
          </w:p>
        </w:tc>
        <w:tc>
          <w:tcPr>
            <w:tcW w:w="154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8"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0.000211 ***</w:t>
            </w:r>
          </w:p>
        </w:tc>
      </w:tr>
      <w:tr w:rsidR="004B5359" w14:paraId="1FDFEB95" w14:textId="77777777">
        <w:trPr>
          <w:trHeight w:val="240"/>
          <w:jc w:val="center"/>
        </w:trPr>
        <w:tc>
          <w:tcPr>
            <w:tcW w:w="1391"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9"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Proximity</w:t>
            </w:r>
          </w:p>
        </w:tc>
        <w:tc>
          <w:tcPr>
            <w:tcW w:w="24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A"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&lt;3m</w:t>
            </w:r>
          </w:p>
        </w:tc>
        <w:tc>
          <w:tcPr>
            <w:tcW w:w="11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B"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-0.1661</w:t>
            </w:r>
          </w:p>
        </w:tc>
        <w:tc>
          <w:tcPr>
            <w:tcW w:w="10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C"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0.2767</w:t>
            </w:r>
          </w:p>
        </w:tc>
        <w:tc>
          <w:tcPr>
            <w:tcW w:w="8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D"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-0.600</w:t>
            </w:r>
          </w:p>
        </w:tc>
        <w:tc>
          <w:tcPr>
            <w:tcW w:w="154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CE"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0.548312  </w:t>
            </w:r>
          </w:p>
          <w:p w14:paraId="000002CF" w14:textId="77777777" w:rsidR="004B5359" w:rsidRDefault="004B5359">
            <w:pPr>
              <w:spacing w:after="0" w:line="240" w:lineRule="auto"/>
              <w:rPr>
                <w:rFonts w:ascii="Times New Roman" w:eastAsia="Times New Roman" w:hAnsi="Times New Roman" w:cs="Times New Roman"/>
                <w:sz w:val="24"/>
                <w:szCs w:val="24"/>
              </w:rPr>
            </w:pPr>
          </w:p>
        </w:tc>
      </w:tr>
      <w:tr w:rsidR="004B5359" w14:paraId="6C5D82A0" w14:textId="77777777">
        <w:trPr>
          <w:trHeight w:val="240"/>
          <w:jc w:val="center"/>
        </w:trPr>
        <w:tc>
          <w:tcPr>
            <w:tcW w:w="1391"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D0" w14:textId="77777777" w:rsidR="004B5359" w:rsidRDefault="004B5359">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24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D1"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&lt;5m</w:t>
            </w:r>
          </w:p>
        </w:tc>
        <w:tc>
          <w:tcPr>
            <w:tcW w:w="11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D2"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0.1932</w:t>
            </w:r>
          </w:p>
        </w:tc>
        <w:tc>
          <w:tcPr>
            <w:tcW w:w="10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D3"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0.2376</w:t>
            </w:r>
          </w:p>
        </w:tc>
        <w:tc>
          <w:tcPr>
            <w:tcW w:w="8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D4"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0.813</w:t>
            </w:r>
          </w:p>
        </w:tc>
        <w:tc>
          <w:tcPr>
            <w:tcW w:w="154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0002D5" w14:textId="77777777" w:rsidR="004B5359" w:rsidRDefault="00FC639E">
            <w:pPr>
              <w:spacing w:after="0" w:line="240" w:lineRule="auto"/>
              <w:jc w:val="both"/>
              <w:rPr>
                <w:rFonts w:ascii="Times New Roman" w:eastAsia="Times New Roman" w:hAnsi="Times New Roman" w:cs="Times New Roman"/>
                <w:sz w:val="24"/>
                <w:szCs w:val="24"/>
              </w:rPr>
            </w:pPr>
            <w:r>
              <w:rPr>
                <w:color w:val="000000"/>
                <w:sz w:val="24"/>
                <w:szCs w:val="24"/>
              </w:rPr>
              <w:t>0.416040</w:t>
            </w:r>
          </w:p>
          <w:p w14:paraId="000002D6" w14:textId="77777777" w:rsidR="004B5359" w:rsidRDefault="004B5359">
            <w:pPr>
              <w:spacing w:after="0" w:line="240" w:lineRule="auto"/>
              <w:rPr>
                <w:rFonts w:ascii="Times New Roman" w:eastAsia="Times New Roman" w:hAnsi="Times New Roman" w:cs="Times New Roman"/>
                <w:sz w:val="24"/>
                <w:szCs w:val="24"/>
              </w:rPr>
            </w:pPr>
          </w:p>
        </w:tc>
      </w:tr>
    </w:tbl>
    <w:p w14:paraId="000002D7" w14:textId="77777777" w:rsidR="004B5359" w:rsidRDefault="004B5359">
      <w:pPr>
        <w:spacing w:after="0" w:line="240" w:lineRule="auto"/>
        <w:rPr>
          <w:rFonts w:ascii="Times New Roman" w:eastAsia="Times New Roman" w:hAnsi="Times New Roman" w:cs="Times New Roman"/>
          <w:sz w:val="24"/>
          <w:szCs w:val="24"/>
        </w:rPr>
      </w:pPr>
    </w:p>
    <w:p w14:paraId="000002D8"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 xml:space="preserve">Table </w:t>
      </w:r>
      <w:r>
        <w:rPr>
          <w:sz w:val="24"/>
          <w:szCs w:val="24"/>
        </w:rPr>
        <w:t>7</w:t>
      </w:r>
      <w:r>
        <w:rPr>
          <w:color w:val="000000"/>
          <w:sz w:val="24"/>
          <w:szCs w:val="24"/>
        </w:rPr>
        <w:t xml:space="preserve"> - </w:t>
      </w:r>
    </w:p>
    <w:tbl>
      <w:tblPr>
        <w:tblStyle w:val="a7"/>
        <w:tblW w:w="8207" w:type="dxa"/>
        <w:tblInd w:w="0" w:type="dxa"/>
        <w:tblLayout w:type="fixed"/>
        <w:tblLook w:val="0400" w:firstRow="0" w:lastRow="0" w:firstColumn="0" w:lastColumn="0" w:noHBand="0" w:noVBand="1"/>
      </w:tblPr>
      <w:tblGrid>
        <w:gridCol w:w="1850"/>
        <w:gridCol w:w="1549"/>
        <w:gridCol w:w="1899"/>
        <w:gridCol w:w="694"/>
        <w:gridCol w:w="2215"/>
      </w:tblGrid>
      <w:tr w:rsidR="004B5359" w14:paraId="5A69299C" w14:textId="77777777">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9"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Sex combination</w:t>
            </w:r>
          </w:p>
        </w:tc>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A"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Same-handed</w:t>
            </w:r>
          </w:p>
        </w:tc>
        <w:tc>
          <w:tcPr>
            <w:tcW w:w="1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B"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Opposite-handed</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C"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Total</w:t>
            </w:r>
          </w:p>
        </w:tc>
        <w:tc>
          <w:tcPr>
            <w:tcW w:w="2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D"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 of all observations</w:t>
            </w:r>
          </w:p>
        </w:tc>
      </w:tr>
      <w:tr w:rsidR="004B5359" w14:paraId="0F6E3EAF" w14:textId="77777777">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E"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Female – Female</w:t>
            </w:r>
          </w:p>
        </w:tc>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F"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525 </w:t>
            </w:r>
          </w:p>
        </w:tc>
        <w:tc>
          <w:tcPr>
            <w:tcW w:w="1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0"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597</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1"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1122</w:t>
            </w:r>
          </w:p>
        </w:tc>
        <w:tc>
          <w:tcPr>
            <w:tcW w:w="2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2"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59.8</w:t>
            </w:r>
          </w:p>
        </w:tc>
      </w:tr>
      <w:tr w:rsidR="004B5359" w14:paraId="13678077" w14:textId="77777777">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3"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Male - Female</w:t>
            </w:r>
          </w:p>
        </w:tc>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4"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270</w:t>
            </w:r>
          </w:p>
        </w:tc>
        <w:tc>
          <w:tcPr>
            <w:tcW w:w="1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5"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387</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6"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657</w:t>
            </w:r>
          </w:p>
        </w:tc>
        <w:tc>
          <w:tcPr>
            <w:tcW w:w="2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7"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35.1</w:t>
            </w:r>
          </w:p>
        </w:tc>
      </w:tr>
      <w:tr w:rsidR="004B5359" w14:paraId="04B81440" w14:textId="77777777">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8"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Male - Male</w:t>
            </w:r>
          </w:p>
        </w:tc>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9"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93</w:t>
            </w:r>
          </w:p>
        </w:tc>
        <w:tc>
          <w:tcPr>
            <w:tcW w:w="1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A"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3</w:t>
            </w:r>
          </w:p>
        </w:tc>
        <w:tc>
          <w:tcPr>
            <w:tcW w:w="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B"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96</w:t>
            </w:r>
          </w:p>
        </w:tc>
        <w:tc>
          <w:tcPr>
            <w:tcW w:w="2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C" w14:textId="77777777" w:rsidR="004B5359" w:rsidRDefault="00FC639E">
            <w:pPr>
              <w:spacing w:after="0" w:line="240" w:lineRule="auto"/>
              <w:rPr>
                <w:rFonts w:ascii="Times New Roman" w:eastAsia="Times New Roman" w:hAnsi="Times New Roman" w:cs="Times New Roman"/>
                <w:sz w:val="24"/>
                <w:szCs w:val="24"/>
              </w:rPr>
            </w:pPr>
            <w:r>
              <w:rPr>
                <w:color w:val="000000"/>
                <w:sz w:val="24"/>
                <w:szCs w:val="24"/>
              </w:rPr>
              <w:t>5.1</w:t>
            </w:r>
          </w:p>
        </w:tc>
      </w:tr>
    </w:tbl>
    <w:p w14:paraId="000002ED" w14:textId="77777777" w:rsidR="004B5359" w:rsidRDefault="004B5359">
      <w:pPr>
        <w:spacing w:line="240" w:lineRule="auto"/>
        <w:jc w:val="both"/>
        <w:rPr>
          <w:b/>
          <w:bCs/>
          <w:sz w:val="24"/>
          <w:szCs w:val="24"/>
        </w:rPr>
      </w:pPr>
    </w:p>
    <w:p w14:paraId="000002EE" w14:textId="77777777" w:rsidR="004B5359" w:rsidRDefault="00FC639E">
      <w:pPr>
        <w:spacing w:line="240" w:lineRule="auto"/>
        <w:jc w:val="both"/>
        <w:rPr>
          <w:rFonts w:ascii="Times New Roman" w:eastAsia="Times New Roman" w:hAnsi="Times New Roman" w:cs="Times New Roman"/>
          <w:sz w:val="24"/>
          <w:szCs w:val="24"/>
        </w:rPr>
      </w:pPr>
      <w:r>
        <w:rPr>
          <w:b/>
          <w:bCs/>
          <w:color w:val="000000"/>
          <w:sz w:val="24"/>
          <w:szCs w:val="24"/>
        </w:rPr>
        <w:t>Supplementary Figures:</w:t>
      </w:r>
    </w:p>
    <w:p w14:paraId="000002EF" w14:textId="77777777" w:rsidR="004B5359" w:rsidRDefault="00FC639E">
      <w:pPr>
        <w:spacing w:line="240" w:lineRule="auto"/>
        <w:jc w:val="both"/>
        <w:rPr>
          <w:rFonts w:ascii="Times New Roman" w:eastAsia="Times New Roman" w:hAnsi="Times New Roman" w:cs="Times New Roman"/>
          <w:sz w:val="24"/>
          <w:szCs w:val="24"/>
        </w:rPr>
      </w:pPr>
      <w:r>
        <w:rPr>
          <w:color w:val="000000"/>
          <w:sz w:val="24"/>
          <w:szCs w:val="24"/>
        </w:rPr>
        <w:t>Figure 1: </w:t>
      </w:r>
      <w:proofErr w:type="spellStart"/>
      <w:r>
        <w:rPr>
          <w:color w:val="000000"/>
          <w:sz w:val="24"/>
          <w:szCs w:val="24"/>
        </w:rPr>
        <w:t>DHARMa</w:t>
      </w:r>
      <w:proofErr w:type="spellEnd"/>
      <w:r>
        <w:rPr>
          <w:color w:val="000000"/>
          <w:sz w:val="24"/>
          <w:szCs w:val="24"/>
        </w:rPr>
        <w:t xml:space="preserve"> </w:t>
      </w:r>
      <w:r>
        <w:rPr>
          <w:sz w:val="24"/>
          <w:szCs w:val="24"/>
        </w:rPr>
        <w:t>diagnostic</w:t>
      </w:r>
      <w:r>
        <w:rPr>
          <w:color w:val="000000"/>
          <w:sz w:val="24"/>
          <w:szCs w:val="24"/>
        </w:rPr>
        <w:t xml:space="preserve"> plots. </w:t>
      </w:r>
    </w:p>
    <w:p w14:paraId="000002F0" w14:textId="77777777" w:rsidR="004B5359" w:rsidRDefault="004B5359">
      <w:pPr>
        <w:spacing w:after="0" w:line="240" w:lineRule="auto"/>
        <w:rPr>
          <w:rFonts w:ascii="Times New Roman" w:eastAsia="Times New Roman" w:hAnsi="Times New Roman" w:cs="Times New Roman"/>
          <w:sz w:val="24"/>
          <w:szCs w:val="24"/>
        </w:rPr>
      </w:pPr>
    </w:p>
    <w:tbl>
      <w:tblPr>
        <w:tblStyle w:val="a8"/>
        <w:tblW w:w="10720" w:type="dxa"/>
        <w:jc w:val="center"/>
        <w:tblInd w:w="0" w:type="dxa"/>
        <w:tblLayout w:type="fixed"/>
        <w:tblLook w:val="0400" w:firstRow="0" w:lastRow="0" w:firstColumn="0" w:lastColumn="0" w:noHBand="0" w:noVBand="1"/>
      </w:tblPr>
      <w:tblGrid>
        <w:gridCol w:w="5570"/>
        <w:gridCol w:w="5150"/>
      </w:tblGrid>
      <w:tr w:rsidR="004B5359" w14:paraId="24ED8583" w14:textId="77777777">
        <w:trPr>
          <w:jc w:val="center"/>
        </w:trPr>
        <w:tc>
          <w:tcPr>
            <w:tcW w:w="5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1" w14:textId="77777777" w:rsidR="004B5359" w:rsidRDefault="00FC639E">
            <w:pPr>
              <w:spacing w:after="0" w:line="240" w:lineRule="auto"/>
              <w:jc w:val="center"/>
              <w:rPr>
                <w:rFonts w:ascii="Times New Roman" w:eastAsia="Times New Roman" w:hAnsi="Times New Roman" w:cs="Times New Roman"/>
                <w:sz w:val="24"/>
                <w:szCs w:val="24"/>
              </w:rPr>
            </w:pPr>
            <w:r>
              <w:rPr>
                <w:color w:val="000000"/>
                <w:sz w:val="24"/>
                <w:szCs w:val="24"/>
              </w:rPr>
              <w:t>(a)</w:t>
            </w:r>
          </w:p>
        </w:tc>
        <w:tc>
          <w:tcPr>
            <w:tcW w:w="5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2" w14:textId="77777777" w:rsidR="004B5359" w:rsidRDefault="00FC639E">
            <w:pPr>
              <w:spacing w:after="0" w:line="240" w:lineRule="auto"/>
              <w:jc w:val="center"/>
              <w:rPr>
                <w:rFonts w:ascii="Times New Roman" w:eastAsia="Times New Roman" w:hAnsi="Times New Roman" w:cs="Times New Roman"/>
                <w:sz w:val="24"/>
                <w:szCs w:val="24"/>
              </w:rPr>
            </w:pPr>
            <w:r>
              <w:rPr>
                <w:color w:val="000000"/>
                <w:sz w:val="24"/>
                <w:szCs w:val="24"/>
              </w:rPr>
              <w:t>(b)</w:t>
            </w:r>
          </w:p>
        </w:tc>
      </w:tr>
      <w:tr w:rsidR="004B5359" w14:paraId="4727B726" w14:textId="77777777">
        <w:trPr>
          <w:jc w:val="center"/>
        </w:trPr>
        <w:tc>
          <w:tcPr>
            <w:tcW w:w="5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3" w14:textId="77777777" w:rsidR="004B5359" w:rsidRDefault="00FC639E">
            <w:pPr>
              <w:spacing w:after="0" w:line="240" w:lineRule="auto"/>
              <w:rPr>
                <w:rFonts w:ascii="Times New Roman" w:eastAsia="Times New Roman" w:hAnsi="Times New Roman" w:cs="Times New Roman"/>
                <w:sz w:val="24"/>
                <w:szCs w:val="24"/>
              </w:rPr>
            </w:pPr>
            <w:r>
              <w:rPr>
                <w:noProof/>
                <w:sz w:val="24"/>
                <w:szCs w:val="24"/>
              </w:rPr>
              <w:lastRenderedPageBreak/>
              <w:drawing>
                <wp:inline distT="0" distB="0" distL="0" distR="0" wp14:anchorId="37B5EB78" wp14:editId="59171FC0">
                  <wp:extent cx="3427117" cy="2688219"/>
                  <wp:effectExtent l="0" t="0" r="0" b="0"/>
                  <wp:docPr id="4" name="image2.jpg" descr="C:\Users\rohit_negi\AppData\Local\Microsoft\Windows\INetCache\Content.MSO\36957368.tmp"/>
                  <wp:cNvGraphicFramePr/>
                  <a:graphic xmlns:a="http://schemas.openxmlformats.org/drawingml/2006/main">
                    <a:graphicData uri="http://schemas.openxmlformats.org/drawingml/2006/picture">
                      <pic:pic xmlns:pic="http://schemas.openxmlformats.org/drawingml/2006/picture">
                        <pic:nvPicPr>
                          <pic:cNvPr id="0" name="image2.jpg" descr="C:\Users\rohit_negi\AppData\Local\Microsoft\Windows\INetCache\Content.MSO\36957368.tmp"/>
                          <pic:cNvPicPr preferRelativeResize="0"/>
                        </pic:nvPicPr>
                        <pic:blipFill>
                          <a:blip r:embed="rId38"/>
                          <a:srcRect/>
                          <a:stretch>
                            <a:fillRect/>
                          </a:stretch>
                        </pic:blipFill>
                        <pic:spPr>
                          <a:xfrm>
                            <a:off x="0" y="0"/>
                            <a:ext cx="3427117" cy="2688219"/>
                          </a:xfrm>
                          <a:prstGeom prst="rect">
                            <a:avLst/>
                          </a:prstGeom>
                          <a:ln/>
                        </pic:spPr>
                      </pic:pic>
                    </a:graphicData>
                  </a:graphic>
                </wp:inline>
              </w:drawing>
            </w:r>
          </w:p>
        </w:tc>
        <w:tc>
          <w:tcPr>
            <w:tcW w:w="5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4" w14:textId="77777777" w:rsidR="004B5359" w:rsidRDefault="00FC639E">
            <w:pPr>
              <w:spacing w:after="0" w:line="240" w:lineRule="auto"/>
              <w:rPr>
                <w:rFonts w:ascii="Times New Roman" w:eastAsia="Times New Roman" w:hAnsi="Times New Roman" w:cs="Times New Roman"/>
                <w:sz w:val="20"/>
                <w:szCs w:val="20"/>
              </w:rPr>
            </w:pPr>
            <w:r>
              <w:rPr>
                <w:noProof/>
                <w:sz w:val="24"/>
                <w:szCs w:val="24"/>
              </w:rPr>
              <w:drawing>
                <wp:inline distT="0" distB="0" distL="0" distR="0" wp14:anchorId="6729FBB0" wp14:editId="50A98134">
                  <wp:extent cx="3179477" cy="2493973"/>
                  <wp:effectExtent l="0" t="0" r="0" b="0"/>
                  <wp:docPr id="6" name="image3.jpg" descr="C:\Users\rohit_negi\AppData\Local\Microsoft\Windows\INetCache\Content.MSO\54FBF5B6.tmp"/>
                  <wp:cNvGraphicFramePr/>
                  <a:graphic xmlns:a="http://schemas.openxmlformats.org/drawingml/2006/main">
                    <a:graphicData uri="http://schemas.openxmlformats.org/drawingml/2006/picture">
                      <pic:pic xmlns:pic="http://schemas.openxmlformats.org/drawingml/2006/picture">
                        <pic:nvPicPr>
                          <pic:cNvPr id="0" name="image3.jpg" descr="C:\Users\rohit_negi\AppData\Local\Microsoft\Windows\INetCache\Content.MSO\54FBF5B6.tmp"/>
                          <pic:cNvPicPr preferRelativeResize="0"/>
                        </pic:nvPicPr>
                        <pic:blipFill>
                          <a:blip r:embed="rId39"/>
                          <a:srcRect/>
                          <a:stretch>
                            <a:fillRect/>
                          </a:stretch>
                        </pic:blipFill>
                        <pic:spPr>
                          <a:xfrm>
                            <a:off x="0" y="0"/>
                            <a:ext cx="3179477" cy="2493973"/>
                          </a:xfrm>
                          <a:prstGeom prst="rect">
                            <a:avLst/>
                          </a:prstGeom>
                          <a:ln/>
                        </pic:spPr>
                      </pic:pic>
                    </a:graphicData>
                  </a:graphic>
                </wp:inline>
              </w:drawing>
            </w:r>
          </w:p>
        </w:tc>
      </w:tr>
    </w:tbl>
    <w:p w14:paraId="000002F5" w14:textId="77777777" w:rsidR="004B5359" w:rsidRDefault="004B5359">
      <w:pPr>
        <w:rPr>
          <w:sz w:val="24"/>
          <w:szCs w:val="24"/>
        </w:rPr>
      </w:pPr>
      <w:bookmarkStart w:id="139" w:name="_GoBack"/>
      <w:bookmarkEnd w:id="139"/>
    </w:p>
    <w:sectPr w:rsidR="004B535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Tracy Kivell" w:date="2026-07-11T14:46:00Z" w:initials="">
    <w:p w14:paraId="000002FC"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where are you aiming to submit this? This is quite a long abstract so suspect most journals will ask for something shorter.</w:t>
      </w:r>
    </w:p>
  </w:comment>
  <w:comment w:id="4" w:author="Tracy Kivell" w:date="2026-07-11T14:47:00Z" w:initials="">
    <w:p w14:paraId="000002FF"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don't think this is necessary to include in the abstract.</w:t>
      </w:r>
    </w:p>
  </w:comment>
  <w:comment w:id="11" w:author="Tracy Kivell" w:date="2026-07-11T19:52:00Z" w:initials="">
    <w:p w14:paraId="00000309"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this is not clear to me... what is predation risk in this context?</w:t>
      </w:r>
    </w:p>
  </w:comment>
  <w:comment w:id="12" w:author="Tracy Kivell" w:date="2026-07-11T14:55:00Z" w:initials="">
    <w:p w14:paraId="0000031B"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think this statement needs citations. There are a lot of papers on this topic.</w:t>
      </w:r>
    </w:p>
    <w:p w14:paraId="0000031C"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p>
    <w:p w14:paraId="0000031D"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proofErr w:type="spellStart"/>
      <w:r>
        <w:rPr>
          <w:rFonts w:ascii="Arial" w:eastAsia="Arial" w:hAnsi="Arial" w:cs="Arial"/>
          <w:color w:val="000000"/>
        </w:rPr>
        <w:t>Uomini</w:t>
      </w:r>
      <w:proofErr w:type="spellEnd"/>
      <w:r>
        <w:rPr>
          <w:rFonts w:ascii="Arial" w:eastAsia="Arial" w:hAnsi="Arial" w:cs="Arial"/>
          <w:color w:val="000000"/>
        </w:rPr>
        <w:t>, N., &amp; Cashmore, L. (2008). The evolution of handedness in humans and great apes: a review and current issues. Journal of anthropological sciences.</w:t>
      </w:r>
    </w:p>
    <w:p w14:paraId="0000031E"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p>
    <w:p w14:paraId="0000031F"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proofErr w:type="spellStart"/>
      <w:r>
        <w:rPr>
          <w:rFonts w:ascii="Arial" w:eastAsia="Arial" w:hAnsi="Arial" w:cs="Arial"/>
          <w:color w:val="000000"/>
        </w:rPr>
        <w:t>Seveal</w:t>
      </w:r>
      <w:proofErr w:type="spellEnd"/>
      <w:r>
        <w:rPr>
          <w:rFonts w:ascii="Arial" w:eastAsia="Arial" w:hAnsi="Arial" w:cs="Arial"/>
          <w:color w:val="000000"/>
        </w:rPr>
        <w:t xml:space="preserve"> papers by Hopkins, Marchant, etc. In particular, Hopkins has written dozens of papers on captive great ape handedness and promotes the idea that they actually DO have a population-level lateralization. I think at least some of </w:t>
      </w:r>
      <w:proofErr w:type="gramStart"/>
      <w:r>
        <w:rPr>
          <w:rFonts w:ascii="Arial" w:eastAsia="Arial" w:hAnsi="Arial" w:cs="Arial"/>
          <w:color w:val="000000"/>
        </w:rPr>
        <w:t>this papers</w:t>
      </w:r>
      <w:proofErr w:type="gramEnd"/>
      <w:r>
        <w:rPr>
          <w:rFonts w:ascii="Arial" w:eastAsia="Arial" w:hAnsi="Arial" w:cs="Arial"/>
          <w:color w:val="000000"/>
        </w:rPr>
        <w:t xml:space="preserve"> need to be cited in this Introduction.</w:t>
      </w:r>
    </w:p>
  </w:comment>
  <w:comment w:id="13" w:author="Tracy Kivell" w:date="2026-07-11T19:52:00Z" w:initials="">
    <w:p w14:paraId="00000302"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could also include:</w:t>
      </w:r>
    </w:p>
    <w:p w14:paraId="00000303"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p>
    <w:p w14:paraId="00000304"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V. </w:t>
      </w:r>
      <w:proofErr w:type="spellStart"/>
      <w:r>
        <w:rPr>
          <w:rFonts w:ascii="Arial" w:eastAsia="Arial" w:hAnsi="Arial" w:cs="Arial"/>
          <w:color w:val="000000"/>
        </w:rPr>
        <w:t>Volpato</w:t>
      </w:r>
      <w:proofErr w:type="spellEnd"/>
      <w:r>
        <w:rPr>
          <w:rFonts w:ascii="Arial" w:eastAsia="Arial" w:hAnsi="Arial" w:cs="Arial"/>
          <w:color w:val="000000"/>
        </w:rPr>
        <w:t xml:space="preserve">, R. </w:t>
      </w:r>
      <w:proofErr w:type="spellStart"/>
      <w:r>
        <w:rPr>
          <w:rFonts w:ascii="Arial" w:eastAsia="Arial" w:hAnsi="Arial" w:cs="Arial"/>
          <w:color w:val="000000"/>
        </w:rPr>
        <w:t>Macchiarelli</w:t>
      </w:r>
      <w:proofErr w:type="spellEnd"/>
      <w:r>
        <w:rPr>
          <w:rFonts w:ascii="Arial" w:eastAsia="Arial" w:hAnsi="Arial" w:cs="Arial"/>
          <w:color w:val="000000"/>
        </w:rPr>
        <w:t xml:space="preserve">, D. </w:t>
      </w:r>
      <w:proofErr w:type="spellStart"/>
      <w:r>
        <w:rPr>
          <w:rFonts w:ascii="Arial" w:eastAsia="Arial" w:hAnsi="Arial" w:cs="Arial"/>
          <w:color w:val="000000"/>
        </w:rPr>
        <w:t>Guatelli</w:t>
      </w:r>
      <w:proofErr w:type="spellEnd"/>
      <w:r>
        <w:rPr>
          <w:rFonts w:ascii="Arial" w:eastAsia="Arial" w:hAnsi="Arial" w:cs="Arial"/>
          <w:color w:val="000000"/>
        </w:rPr>
        <w:t xml:space="preserve">-Steinberg, I. Fiore, L. </w:t>
      </w:r>
      <w:proofErr w:type="spellStart"/>
      <w:r>
        <w:rPr>
          <w:rFonts w:ascii="Arial" w:eastAsia="Arial" w:hAnsi="Arial" w:cs="Arial"/>
          <w:color w:val="000000"/>
        </w:rPr>
        <w:t>Bondioli</w:t>
      </w:r>
      <w:proofErr w:type="spellEnd"/>
      <w:r>
        <w:rPr>
          <w:rFonts w:ascii="Arial" w:eastAsia="Arial" w:hAnsi="Arial" w:cs="Arial"/>
          <w:color w:val="000000"/>
        </w:rPr>
        <w:t>, D.W. Frayer</w:t>
      </w:r>
    </w:p>
    <w:p w14:paraId="00000305"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Hand to mouth in a Neandertal: right-handedness in </w:t>
      </w:r>
      <w:proofErr w:type="spellStart"/>
      <w:r>
        <w:rPr>
          <w:rFonts w:ascii="Arial" w:eastAsia="Arial" w:hAnsi="Arial" w:cs="Arial"/>
          <w:color w:val="000000"/>
        </w:rPr>
        <w:t>Regourdou</w:t>
      </w:r>
      <w:proofErr w:type="spellEnd"/>
      <w:r>
        <w:rPr>
          <w:rFonts w:ascii="Arial" w:eastAsia="Arial" w:hAnsi="Arial" w:cs="Arial"/>
          <w:color w:val="000000"/>
        </w:rPr>
        <w:t xml:space="preserve"> 1</w:t>
      </w:r>
    </w:p>
    <w:p w14:paraId="00000306"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proofErr w:type="spellStart"/>
      <w:r>
        <w:rPr>
          <w:rFonts w:ascii="Arial" w:eastAsia="Arial" w:hAnsi="Arial" w:cs="Arial"/>
          <w:color w:val="000000"/>
        </w:rPr>
        <w:t>PLoS</w:t>
      </w:r>
      <w:proofErr w:type="spellEnd"/>
      <w:r>
        <w:rPr>
          <w:rFonts w:ascii="Arial" w:eastAsia="Arial" w:hAnsi="Arial" w:cs="Arial"/>
          <w:color w:val="000000"/>
        </w:rPr>
        <w:t xml:space="preserve"> ONE, 7 (2012), p. e43949</w:t>
      </w:r>
    </w:p>
    <w:p w14:paraId="00000307"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p>
    <w:p w14:paraId="00000308"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proofErr w:type="spellStart"/>
      <w:r>
        <w:rPr>
          <w:rFonts w:ascii="Arial" w:eastAsia="Arial" w:hAnsi="Arial" w:cs="Arial"/>
          <w:color w:val="000000"/>
        </w:rPr>
        <w:t>Estalrrich</w:t>
      </w:r>
      <w:proofErr w:type="spellEnd"/>
      <w:r>
        <w:rPr>
          <w:rFonts w:ascii="Arial" w:eastAsia="Arial" w:hAnsi="Arial" w:cs="Arial"/>
          <w:color w:val="000000"/>
        </w:rPr>
        <w:t xml:space="preserve">, A., &amp; Rosas, A. (2013). Handedness in Neandertals from the El </w:t>
      </w:r>
      <w:proofErr w:type="spellStart"/>
      <w:r>
        <w:rPr>
          <w:rFonts w:ascii="Arial" w:eastAsia="Arial" w:hAnsi="Arial" w:cs="Arial"/>
          <w:color w:val="000000"/>
        </w:rPr>
        <w:t>Sidrón</w:t>
      </w:r>
      <w:proofErr w:type="spellEnd"/>
      <w:r>
        <w:rPr>
          <w:rFonts w:ascii="Arial" w:eastAsia="Arial" w:hAnsi="Arial" w:cs="Arial"/>
          <w:color w:val="000000"/>
        </w:rPr>
        <w:t xml:space="preserve"> (Asturias, Spain): evidence from instrumental striations with ontogenetic inferences. </w:t>
      </w:r>
      <w:proofErr w:type="spellStart"/>
      <w:r>
        <w:rPr>
          <w:rFonts w:ascii="Arial" w:eastAsia="Arial" w:hAnsi="Arial" w:cs="Arial"/>
          <w:color w:val="000000"/>
        </w:rPr>
        <w:t>PloS</w:t>
      </w:r>
      <w:proofErr w:type="spellEnd"/>
      <w:r>
        <w:rPr>
          <w:rFonts w:ascii="Arial" w:eastAsia="Arial" w:hAnsi="Arial" w:cs="Arial"/>
          <w:color w:val="000000"/>
        </w:rPr>
        <w:t xml:space="preserve"> one, 8(5), e62797.</w:t>
      </w:r>
    </w:p>
  </w:comment>
  <w:comment w:id="17" w:author="Tracy Kivell" w:date="2026-07-11T19:44:00Z" w:initials="">
    <w:p w14:paraId="000002FE"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handedness in humans begins in utero so </w:t>
      </w:r>
      <w:proofErr w:type="gramStart"/>
      <w:r>
        <w:rPr>
          <w:rFonts w:ascii="Arial" w:eastAsia="Arial" w:hAnsi="Arial" w:cs="Arial"/>
          <w:color w:val="000000"/>
        </w:rPr>
        <w:t>maybe  good</w:t>
      </w:r>
      <w:proofErr w:type="gramEnd"/>
      <w:r>
        <w:rPr>
          <w:rFonts w:ascii="Arial" w:eastAsia="Arial" w:hAnsi="Arial" w:cs="Arial"/>
          <w:color w:val="000000"/>
        </w:rPr>
        <w:t xml:space="preserve"> to be more clear that you are referring to non-human primates.</w:t>
      </w:r>
    </w:p>
  </w:comment>
  <w:comment w:id="18" w:author="Tracy Kivell" w:date="2026-07-11T19:55:00Z" w:initials="">
    <w:p w14:paraId="00000301"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good point!</w:t>
      </w:r>
    </w:p>
  </w:comment>
  <w:comment w:id="19" w:author="Tracy Kivell" w:date="2026-07-11T20:41:00Z" w:initials="">
    <w:p w14:paraId="000002F9"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what is this abbreviation for </w:t>
      </w:r>
      <w:proofErr w:type="spellStart"/>
      <w:r>
        <w:rPr>
          <w:rFonts w:ascii="Arial" w:eastAsia="Arial" w:hAnsi="Arial" w:cs="Arial"/>
          <w:color w:val="000000"/>
        </w:rPr>
        <w:t>Boi</w:t>
      </w:r>
      <w:proofErr w:type="spellEnd"/>
      <w:r>
        <w:rPr>
          <w:rFonts w:ascii="Arial" w:eastAsia="Arial" w:hAnsi="Arial" w:cs="Arial"/>
          <w:color w:val="000000"/>
        </w:rPr>
        <w:t xml:space="preserve"> Island 'LIG'?</w:t>
      </w:r>
    </w:p>
  </w:comment>
  <w:comment w:id="20" w:author="Tracy Kivell" w:date="2026-07-11T20:44:00Z" w:initials="">
    <w:p w14:paraId="000002F6"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maybe change to 'high caloric'? We know they have calories but do we know they are actually nutritious for the macaques themselves?</w:t>
      </w:r>
    </w:p>
  </w:comment>
  <w:comment w:id="38" w:author="Tracy Kivell" w:date="2026-07-12T10:47:00Z" w:initials="">
    <w:p w14:paraId="00000321"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this reads like you only looked at distance between individuals for oyster foraging. But, after reading the methods, you also looked at other </w:t>
      </w:r>
      <w:proofErr w:type="spellStart"/>
      <w:r>
        <w:rPr>
          <w:rFonts w:ascii="Arial" w:eastAsia="Arial" w:hAnsi="Arial" w:cs="Arial"/>
          <w:color w:val="000000"/>
        </w:rPr>
        <w:t>behaviours</w:t>
      </w:r>
      <w:proofErr w:type="spellEnd"/>
      <w:r>
        <w:rPr>
          <w:rFonts w:ascii="Arial" w:eastAsia="Arial" w:hAnsi="Arial" w:cs="Arial"/>
          <w:color w:val="000000"/>
        </w:rPr>
        <w:t xml:space="preserve">. Therefore, I think this needs to be </w:t>
      </w:r>
      <w:proofErr w:type="gramStart"/>
      <w:r>
        <w:rPr>
          <w:rFonts w:ascii="Arial" w:eastAsia="Arial" w:hAnsi="Arial" w:cs="Arial"/>
          <w:color w:val="000000"/>
        </w:rPr>
        <w:t>more clear</w:t>
      </w:r>
      <w:proofErr w:type="gramEnd"/>
      <w:r>
        <w:rPr>
          <w:rFonts w:ascii="Arial" w:eastAsia="Arial" w:hAnsi="Arial" w:cs="Arial"/>
          <w:color w:val="000000"/>
        </w:rPr>
        <w:t xml:space="preserve">... i.e. we looked at X </w:t>
      </w:r>
      <w:proofErr w:type="spellStart"/>
      <w:r>
        <w:rPr>
          <w:rFonts w:ascii="Arial" w:eastAsia="Arial" w:hAnsi="Arial" w:cs="Arial"/>
          <w:color w:val="000000"/>
        </w:rPr>
        <w:t>behaviours</w:t>
      </w:r>
      <w:proofErr w:type="spellEnd"/>
      <w:r>
        <w:rPr>
          <w:rFonts w:ascii="Arial" w:eastAsia="Arial" w:hAnsi="Arial" w:cs="Arial"/>
          <w:color w:val="000000"/>
        </w:rPr>
        <w:t xml:space="preserve"> with a predication that this relationship would be most pronounced in oyster foraging.</w:t>
      </w:r>
    </w:p>
  </w:comment>
  <w:comment w:id="42" w:author="Tracy Kivell" w:date="2026-07-12T09:40:00Z" w:initials="">
    <w:p w14:paraId="00000311"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"influences" or "shapes" (used above) imply they you understand or are exploring the mechanisms between these factors, when really you are just seeing if there is a relationship (and then hypothesizing why that relationship might exist).</w:t>
      </w:r>
    </w:p>
  </w:comment>
  <w:comment w:id="57" w:author="Tracy Kivell" w:date="2026-07-12T09:45:00Z" w:initials="">
    <w:p w14:paraId="000002F7"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from what predators? Birds? I think you need to state in the introduction what predators these macaques have on the island.</w:t>
      </w:r>
    </w:p>
  </w:comment>
  <w:comment w:id="58" w:author="Tracy Kivell" w:date="2026-07-12T09:46:00Z" w:initials="">
    <w:p w14:paraId="00000300"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was this </w:t>
      </w:r>
      <w:proofErr w:type="gramStart"/>
      <w:r>
        <w:rPr>
          <w:rFonts w:ascii="Arial" w:eastAsia="Arial" w:hAnsi="Arial" w:cs="Arial"/>
          <w:color w:val="000000"/>
        </w:rPr>
        <w:t>done  at</w:t>
      </w:r>
      <w:proofErr w:type="gramEnd"/>
      <w:r>
        <w:rPr>
          <w:rFonts w:ascii="Arial" w:eastAsia="Arial" w:hAnsi="Arial" w:cs="Arial"/>
          <w:color w:val="000000"/>
        </w:rPr>
        <w:t xml:space="preserve"> the level of dyads only? Or also more than two individuals? If just dyads, I think information could be included here as well and may make it easier for the reader to understand (i.e. are opposite-handed individuals more likely to forage together).</w:t>
      </w:r>
    </w:p>
  </w:comment>
  <w:comment w:id="59" w:author="Tracy Kivell" w:date="2026-07-12T09:47:00Z" w:initials="">
    <w:p w14:paraId="000002FD"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what does 'these' refer to? The low-tide open beach when oysters are accessible?</w:t>
      </w:r>
    </w:p>
  </w:comment>
  <w:comment w:id="62" w:author="Tracy Kivell" w:date="2026-07-12T09:49:00Z" w:initials="">
    <w:p w14:paraId="00000317"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nice!</w:t>
      </w:r>
    </w:p>
  </w:comment>
  <w:comment w:id="64" w:author="Tracy Kivell" w:date="2026-07-12T09:51:00Z" w:initials="">
    <w:p w14:paraId="000002FB"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think you may need to be more specific here in terms of number of months or number of hours.</w:t>
      </w:r>
    </w:p>
  </w:comment>
  <w:comment w:id="72" w:author="Tracy Kivell" w:date="2026-07-12T09:51:00Z" w:initials="">
    <w:p w14:paraId="000002F8"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maybe state when the group was first habituated?</w:t>
      </w:r>
    </w:p>
  </w:comment>
  <w:comment w:id="82" w:author="Tracy Kivell" w:date="2026-07-12T10:09:00Z" w:initials="">
    <w:p w14:paraId="0000030A"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Could cite:</w:t>
      </w:r>
    </w:p>
    <w:p w14:paraId="0000030B"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p>
    <w:p w14:paraId="0000030C"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Hopkins, W. D., &amp; Bard, K. A. (1993). The ontogeny of lateralized behavior in nonhuman primates with special reference to chimpanzees (Pan troglodytes). In Primate laterality: Current behavioral evidence of primate asymmetries (pp. 251-265). New York, NY: Springer New York.</w:t>
      </w:r>
    </w:p>
    <w:p w14:paraId="0000030D"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p>
    <w:p w14:paraId="0000030E"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proofErr w:type="spellStart"/>
      <w:r>
        <w:rPr>
          <w:rFonts w:ascii="Arial" w:eastAsia="Arial" w:hAnsi="Arial" w:cs="Arial"/>
          <w:color w:val="000000"/>
        </w:rPr>
        <w:t>HookM</w:t>
      </w:r>
      <w:proofErr w:type="spellEnd"/>
      <w:r>
        <w:rPr>
          <w:rFonts w:ascii="Arial" w:eastAsia="Arial" w:hAnsi="Arial" w:cs="Arial"/>
          <w:color w:val="000000"/>
        </w:rPr>
        <w:t xml:space="preserve">. </w:t>
      </w:r>
      <w:proofErr w:type="spellStart"/>
      <w:proofErr w:type="gramStart"/>
      <w:r>
        <w:rPr>
          <w:rFonts w:ascii="Arial" w:eastAsia="Arial" w:hAnsi="Arial" w:cs="Arial"/>
          <w:color w:val="000000"/>
        </w:rPr>
        <w:t>A.RogersL</w:t>
      </w:r>
      <w:proofErr w:type="spellEnd"/>
      <w:proofErr w:type="gramEnd"/>
      <w:r>
        <w:rPr>
          <w:rFonts w:ascii="Arial" w:eastAsia="Arial" w:hAnsi="Arial" w:cs="Arial"/>
          <w:color w:val="000000"/>
        </w:rPr>
        <w:t xml:space="preserve">. J. (2000). Development of hand preferences in marmosets (Callithrix </w:t>
      </w:r>
      <w:proofErr w:type="spellStart"/>
      <w:r>
        <w:rPr>
          <w:rFonts w:ascii="Arial" w:eastAsia="Arial" w:hAnsi="Arial" w:cs="Arial"/>
          <w:color w:val="000000"/>
        </w:rPr>
        <w:t>jacchus</w:t>
      </w:r>
      <w:proofErr w:type="spellEnd"/>
      <w:r>
        <w:rPr>
          <w:rFonts w:ascii="Arial" w:eastAsia="Arial" w:hAnsi="Arial" w:cs="Arial"/>
          <w:color w:val="000000"/>
        </w:rPr>
        <w:t>) and effects of aging. J. Comp. Psychol. 114, 263–271. 10.1037/0735-7036.114.3.263</w:t>
      </w:r>
    </w:p>
    <w:p w14:paraId="0000030F"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p>
    <w:p w14:paraId="00000310"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Nelson, E. L. (2022). Developmental cascades as a framework for primate handedness. Frontiers in Behavioral Neuroscience, 16, 1063348.</w:t>
      </w:r>
    </w:p>
  </w:comment>
  <w:comment w:id="83" w:author="Tracy Kivell" w:date="2026-07-12T10:15:00Z" w:initials="">
    <w:p w14:paraId="00000312"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I think you may need to provide more information here. How was an 'event' defined? E.g., the entire bout from first eating the oyster to eating it?  Is it just the hand holding the tool (e.g. and not the one used to pick the oyster or nut up to eat it)?  What if they are not successful in cracking the nut or oyster, is that 'event' included in the data? Or if they switch from cracking one nut to another, but are continuous in their </w:t>
      </w:r>
      <w:proofErr w:type="spellStart"/>
      <w:r>
        <w:rPr>
          <w:rFonts w:ascii="Arial" w:eastAsia="Arial" w:hAnsi="Arial" w:cs="Arial"/>
          <w:color w:val="000000"/>
        </w:rPr>
        <w:t>behaviour</w:t>
      </w:r>
      <w:proofErr w:type="spellEnd"/>
      <w:r>
        <w:rPr>
          <w:rFonts w:ascii="Arial" w:eastAsia="Arial" w:hAnsi="Arial" w:cs="Arial"/>
          <w:color w:val="000000"/>
        </w:rPr>
        <w:t>... is that one event or two? </w:t>
      </w:r>
    </w:p>
    <w:p w14:paraId="00000313"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p>
    <w:p w14:paraId="00000314"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It can be quite hard to quantify dominant hand use in the reality of the wild so I think these different terms/scenarios need to be explained, especially for </w:t>
      </w:r>
      <w:proofErr w:type="spellStart"/>
      <w:r>
        <w:rPr>
          <w:rFonts w:ascii="Arial" w:eastAsia="Arial" w:hAnsi="Arial" w:cs="Arial"/>
          <w:color w:val="000000"/>
        </w:rPr>
        <w:t>repeatedabilty</w:t>
      </w:r>
      <w:proofErr w:type="spellEnd"/>
      <w:r>
        <w:rPr>
          <w:rFonts w:ascii="Arial" w:eastAsia="Arial" w:hAnsi="Arial" w:cs="Arial"/>
          <w:color w:val="000000"/>
        </w:rPr>
        <w:t xml:space="preserve"> of the methods by others.</w:t>
      </w:r>
    </w:p>
  </w:comment>
  <w:comment w:id="84" w:author="Tracy Kivell" w:date="2026-07-12T10:42:00Z" w:initials="">
    <w:p w14:paraId="00000319"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what is this exactly?</w:t>
      </w:r>
    </w:p>
  </w:comment>
  <w:comment w:id="85" w:author="Tracy Kivell" w:date="2026-07-12T10:42:00Z" w:initials="">
    <w:p w14:paraId="00000318"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and this? </w:t>
      </w:r>
      <w:proofErr w:type="spellStart"/>
      <w:r>
        <w:rPr>
          <w:rFonts w:ascii="Arial" w:eastAsia="Arial" w:hAnsi="Arial" w:cs="Arial"/>
          <w:color w:val="000000"/>
        </w:rPr>
        <w:t>Cna</w:t>
      </w:r>
      <w:proofErr w:type="spellEnd"/>
      <w:r>
        <w:rPr>
          <w:rFonts w:ascii="Arial" w:eastAsia="Arial" w:hAnsi="Arial" w:cs="Arial"/>
          <w:color w:val="000000"/>
        </w:rPr>
        <w:t xml:space="preserve"> you give some example of what "other activities" are?</w:t>
      </w:r>
    </w:p>
  </w:comment>
  <w:comment w:id="86" w:author="Tracy Kivell" w:date="2026-07-12T10:43:00Z" w:initials="">
    <w:p w14:paraId="00000320"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as opposed to experimental nut-cracking? Since these paper does not include any experimental data, I would remove the 'natural'.</w:t>
      </w:r>
    </w:p>
  </w:comment>
  <w:comment w:id="87" w:author="Tracy Kivell" w:date="2026-07-12T10:44:00Z" w:initials="">
    <w:p w14:paraId="0000031A"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this seems repetitive with above</w:t>
      </w:r>
    </w:p>
  </w:comment>
  <w:comment w:id="88" w:author="Tracy Kivell" w:date="2026-07-12T10:45:00Z" w:initials="">
    <w:p w14:paraId="00000322"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meaning 'distance between individuals'?</w:t>
      </w:r>
    </w:p>
  </w:comment>
  <w:comment w:id="91" w:author="Tracy Kivell" w:date="2026-07-12T10:49:00Z" w:initials="">
    <w:p w14:paraId="00000315"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move to the Results section</w:t>
      </w:r>
    </w:p>
  </w:comment>
  <w:comment w:id="92" w:author="Tracy Kivell" w:date="2026-07-12T11:27:00Z" w:initials="">
    <w:p w14:paraId="000002FA"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this is just oyster foraging, or also other types of foraging and 'other activities' mentioned above?</w:t>
      </w:r>
    </w:p>
  </w:comment>
  <w:comment w:id="93" w:author="Tracy Kivell" w:date="2026-07-20T13:30:00Z" w:initials="TK">
    <w:p w14:paraId="7FAC553D" w14:textId="54BC5FA9" w:rsidR="007835C5" w:rsidRDefault="007835C5">
      <w:pPr>
        <w:pStyle w:val="CommentText"/>
      </w:pPr>
      <w:r>
        <w:rPr>
          <w:rStyle w:val="CommentReference"/>
        </w:rPr>
        <w:annotationRef/>
      </w:r>
      <w:r>
        <w:t>did they also use the same hand to pull the meat out of the oyster (i.e. shifting the tool to the other hand) or use the other hand to get the meat out</w:t>
      </w:r>
      <w:r w:rsidR="002F5BD8">
        <w:t>? Perhaps you did not quantify this, but I think it would be interesting as a ‘final step’ in the oyster eating process.</w:t>
      </w:r>
    </w:p>
  </w:comment>
  <w:comment w:id="94" w:author="Tracy Kivell" w:date="2026-07-20T13:33:00Z" w:initials="TK">
    <w:p w14:paraId="59AEA644" w14:textId="2D43BF63" w:rsidR="002F5BD8" w:rsidRDefault="002F5BD8">
      <w:pPr>
        <w:pStyle w:val="CommentText"/>
      </w:pPr>
      <w:r>
        <w:rPr>
          <w:rStyle w:val="CommentReference"/>
        </w:rPr>
        <w:annotationRef/>
      </w:r>
      <w:r>
        <w:t>was this only between nut-cracking and oyster processing? Or from everything after food rubbing? I think this needs to be clarified here.</w:t>
      </w:r>
    </w:p>
  </w:comment>
  <w:comment w:id="95" w:author="Tracy Kivell" w:date="2026-07-20T13:34:00Z" w:initials="TK">
    <w:p w14:paraId="1B121594" w14:textId="3CE1EFEF" w:rsidR="002F5BD8" w:rsidRDefault="002F5BD8">
      <w:pPr>
        <w:pStyle w:val="CommentText"/>
      </w:pPr>
      <w:r>
        <w:rPr>
          <w:rStyle w:val="CommentReference"/>
        </w:rPr>
        <w:annotationRef/>
      </w:r>
      <w:r>
        <w:t xml:space="preserve">what do the % represent here? I </w:t>
      </w:r>
      <w:proofErr w:type="gramStart"/>
      <w:r>
        <w:t>reads</w:t>
      </w:r>
      <w:proofErr w:type="gramEnd"/>
      <w:r>
        <w:t xml:space="preserve"> as if females were 38% Right handed and 62% left handed.  Therefore, what are the male values?</w:t>
      </w:r>
    </w:p>
  </w:comment>
  <w:comment w:id="96" w:author="Tracy Kivell" w:date="2026-07-20T13:36:00Z" w:initials="TK">
    <w:p w14:paraId="42BE6FF4" w14:textId="76254238" w:rsidR="002F5BD8" w:rsidRDefault="002F5BD8">
      <w:pPr>
        <w:pStyle w:val="CommentText"/>
      </w:pPr>
      <w:r>
        <w:rPr>
          <w:rStyle w:val="CommentReference"/>
        </w:rPr>
        <w:annotationRef/>
      </w:r>
      <w:r>
        <w:t xml:space="preserve">which ones/how complex exactly? At what level of the Guttman scale did the handedness become clear? Currently, it reads as if food rubbing had no preference and nut-cracking/oysters had a strong preference. What about the other </w:t>
      </w:r>
      <w:proofErr w:type="spellStart"/>
      <w:r>
        <w:t>behaviours</w:t>
      </w:r>
      <w:proofErr w:type="spellEnd"/>
      <w:r>
        <w:t xml:space="preserve">? </w:t>
      </w:r>
    </w:p>
  </w:comment>
  <w:comment w:id="97" w:author="Tracy Kivell" w:date="2026-07-20T13:39:00Z" w:initials="TK">
    <w:p w14:paraId="493983E5" w14:textId="728F5EC8" w:rsidR="009D54D2" w:rsidRDefault="009D54D2">
      <w:pPr>
        <w:pStyle w:val="CommentText"/>
      </w:pPr>
      <w:r>
        <w:rPr>
          <w:rStyle w:val="CommentReference"/>
        </w:rPr>
        <w:annotationRef/>
      </w:r>
      <w:r>
        <w:t>this reads more like a concluding statement rather than results. I think you could just delete this first sentence.</w:t>
      </w:r>
    </w:p>
  </w:comment>
  <w:comment w:id="98" w:author="Tracy Kivell" w:date="2026-07-20T13:41:00Z" w:initials="TK">
    <w:p w14:paraId="01341EF0" w14:textId="31ED8315" w:rsidR="009D54D2" w:rsidRDefault="009D54D2">
      <w:pPr>
        <w:pStyle w:val="CommentText"/>
      </w:pPr>
      <w:r>
        <w:rPr>
          <w:rStyle w:val="CommentReference"/>
        </w:rPr>
        <w:annotationRef/>
      </w:r>
      <w:r>
        <w:t xml:space="preserve">maybe delete this </w:t>
      </w:r>
      <w:r w:rsidR="002768E7">
        <w:t xml:space="preserve">throughout the results/discussion for conciseness </w:t>
      </w:r>
      <w:r>
        <w:t>as I assume there is no oyster foraging without tools?</w:t>
      </w:r>
    </w:p>
  </w:comment>
  <w:comment w:id="104" w:author="Tracy Kivell" w:date="2026-07-20T13:44:00Z" w:initials="TK">
    <w:p w14:paraId="0652B575" w14:textId="00EBD754" w:rsidR="002768E7" w:rsidRDefault="002768E7">
      <w:pPr>
        <w:pStyle w:val="CommentText"/>
      </w:pPr>
      <w:r>
        <w:rPr>
          <w:rStyle w:val="CommentReference"/>
        </w:rPr>
        <w:annotationRef/>
      </w:r>
      <w:r>
        <w:t>I think you could delete this as this is already stated/clear.</w:t>
      </w:r>
    </w:p>
  </w:comment>
  <w:comment w:id="117" w:author="Tracy Kivell" w:date="2026-07-20T13:51:00Z" w:initials="TK">
    <w:p w14:paraId="54EC9D2A" w14:textId="39F264A6" w:rsidR="00664117" w:rsidRDefault="00664117">
      <w:pPr>
        <w:pStyle w:val="CommentText"/>
      </w:pPr>
      <w:r>
        <w:rPr>
          <w:rStyle w:val="CommentReference"/>
        </w:rPr>
        <w:annotationRef/>
      </w:r>
      <w:r>
        <w:t>I think it would be good to start this Discussion by directly addressing the aims you set out at the end of the Introduction. e.g. Our first aim was to determine if individual handedness increased as task complexity increased…</w:t>
      </w:r>
    </w:p>
  </w:comment>
  <w:comment w:id="118" w:author="Tracy Kivell" w:date="2026-07-20T13:50:00Z" w:initials="TK">
    <w:p w14:paraId="6D89BBB9" w14:textId="1180054F" w:rsidR="0069527B" w:rsidRDefault="0069527B">
      <w:pPr>
        <w:pStyle w:val="CommentText"/>
      </w:pPr>
      <w:r>
        <w:rPr>
          <w:rStyle w:val="CommentReference"/>
        </w:rPr>
        <w:annotationRef/>
      </w:r>
      <w:r>
        <w:t>I don’t think washing was mentioned in the results</w:t>
      </w:r>
    </w:p>
  </w:comment>
  <w:comment w:id="120" w:author="Tracy Kivell" w:date="2026-07-20T13:58:00Z" w:initials="TK">
    <w:p w14:paraId="1BB06A81" w14:textId="1FBE7399" w:rsidR="00664117" w:rsidRDefault="00664117">
      <w:pPr>
        <w:pStyle w:val="CommentText"/>
      </w:pPr>
      <w:r>
        <w:rPr>
          <w:rStyle w:val="CommentReference"/>
        </w:rPr>
        <w:annotationRef/>
      </w:r>
      <w:r>
        <w:t>maybe list the different taxa here that it has been studies in?</w:t>
      </w:r>
    </w:p>
  </w:comment>
  <w:comment w:id="123" w:author="Tracy Kivell" w:date="2026-07-20T14:17:00Z" w:initials="TK">
    <w:p w14:paraId="27A35D84" w14:textId="12C52E55" w:rsidR="00DC4C52" w:rsidRDefault="00DC4C52">
      <w:pPr>
        <w:pStyle w:val="CommentText"/>
      </w:pPr>
      <w:r>
        <w:rPr>
          <w:rStyle w:val="CommentReference"/>
        </w:rPr>
        <w:annotationRef/>
      </w:r>
      <w:r>
        <w:t>is it?</w:t>
      </w:r>
      <w:r w:rsidR="00023D07">
        <w:t xml:space="preserve"> Or are these just the primates that have been studied? </w:t>
      </w:r>
    </w:p>
  </w:comment>
  <w:comment w:id="124" w:author="Tracy Kivell" w:date="2026-07-20T14:18:00Z" w:initials="TK">
    <w:p w14:paraId="318F315F" w14:textId="771E5386" w:rsidR="00023D07" w:rsidRDefault="00023D07">
      <w:pPr>
        <w:pStyle w:val="CommentText"/>
      </w:pPr>
      <w:r>
        <w:rPr>
          <w:rStyle w:val="CommentReference"/>
        </w:rPr>
        <w:annotationRef/>
      </w:r>
      <w:r>
        <w:t>do you mean to say “in humans (citation) and other primates (citations)”? Or do you mean that no other non-human primates do not show this level of handedness?</w:t>
      </w:r>
    </w:p>
  </w:comment>
  <w:comment w:id="125" w:author="Tracy Kivell" w:date="2026-07-20T14:20:00Z" w:initials="TK">
    <w:p w14:paraId="617744F2" w14:textId="20864D1F" w:rsidR="00023D07" w:rsidRDefault="00023D07">
      <w:pPr>
        <w:pStyle w:val="CommentText"/>
      </w:pPr>
      <w:r>
        <w:rPr>
          <w:rStyle w:val="CommentReference"/>
        </w:rPr>
        <w:annotationRef/>
      </w:r>
      <w:r>
        <w:t xml:space="preserve">Ah OK. </w:t>
      </w:r>
      <w:proofErr w:type="gramStart"/>
      <w:r>
        <w:t>So</w:t>
      </w:r>
      <w:proofErr w:type="gramEnd"/>
      <w:r>
        <w:t xml:space="preserve"> details are provided here, which is good. However, just mentioning chimps and capuchins I think is not sufficient to say “across primates” since there are only 3 taxa we know of that use stone tools at all.  What about other </w:t>
      </w:r>
      <w:proofErr w:type="spellStart"/>
      <w:r>
        <w:t>behaviours</w:t>
      </w:r>
      <w:proofErr w:type="spellEnd"/>
      <w:r>
        <w:t xml:space="preserve"> that are complex, such as food processing in gorillas or orangutans?</w:t>
      </w:r>
    </w:p>
  </w:comment>
  <w:comment w:id="126" w:author="Tracy Kivell" w:date="2026-07-20T14:23:00Z" w:initials="TK">
    <w:p w14:paraId="5B496FB5" w14:textId="5A990611" w:rsidR="00023D07" w:rsidRDefault="00023D07">
      <w:pPr>
        <w:pStyle w:val="CommentText"/>
      </w:pPr>
      <w:r>
        <w:rPr>
          <w:rStyle w:val="CommentReference"/>
        </w:rPr>
        <w:annotationRef/>
      </w:r>
      <w:r>
        <w:t>again, maybe better to specify chimps, capuchins, etc. since it only the 3 taxa that use stone tools.</w:t>
      </w:r>
    </w:p>
  </w:comment>
  <w:comment w:id="128" w:author="Tracy Kivell" w:date="2026-07-20T14:25:00Z" w:initials="TK">
    <w:p w14:paraId="4ED029F4" w14:textId="4FA17817" w:rsidR="00023D07" w:rsidRDefault="00023D07">
      <w:pPr>
        <w:pStyle w:val="CommentText"/>
      </w:pPr>
      <w:r>
        <w:rPr>
          <w:rStyle w:val="CommentReference"/>
        </w:rPr>
        <w:annotationRef/>
      </w:r>
      <w:r>
        <w:t xml:space="preserve">Nice! OK, I think some </w:t>
      </w:r>
      <w:proofErr w:type="spellStart"/>
      <w:r>
        <w:t>reorganisation</w:t>
      </w:r>
      <w:proofErr w:type="spellEnd"/>
      <w:r w:rsidR="008F2CF3">
        <w:t>/more clarity is then needed above in terms the comparative literature and the specific taxa for which these data exist.</w:t>
      </w:r>
    </w:p>
  </w:comment>
  <w:comment w:id="129" w:author="Tracy Kivell" w:date="2026-07-20T14:26:00Z" w:initials="TK">
    <w:p w14:paraId="1049730F" w14:textId="6BA7E925" w:rsidR="00023D07" w:rsidRDefault="00023D07">
      <w:pPr>
        <w:pStyle w:val="CommentText"/>
      </w:pPr>
      <w:r>
        <w:rPr>
          <w:rStyle w:val="CommentReference"/>
        </w:rPr>
        <w:annotationRef/>
      </w:r>
      <w:r>
        <w:t>what is this referring to exactly?</w:t>
      </w:r>
    </w:p>
  </w:comment>
  <w:comment w:id="130" w:author="Tracy Kivell" w:date="2026-07-20T14:34:00Z" w:initials="TK">
    <w:p w14:paraId="5C694969" w14:textId="29BBE600" w:rsidR="008F2CF3" w:rsidRDefault="008F2CF3">
      <w:pPr>
        <w:pStyle w:val="CommentText"/>
      </w:pPr>
      <w:r>
        <w:rPr>
          <w:rStyle w:val="CommentReference"/>
        </w:rPr>
        <w:annotationRef/>
      </w:r>
      <w:r>
        <w:t xml:space="preserve">Nice. I think this is a good working hypothesis. Is it worth comparing this to chimps or capuchins in terms of how often they nut-crack (i.e. this is seasonal vs. oyster eating all year round (I think?).  I think some comparative context for ‘repeatedly practiced’ would help here. Or what and how often are Ateles and </w:t>
      </w:r>
      <w:proofErr w:type="spellStart"/>
      <w:r>
        <w:t>Trachypithecus</w:t>
      </w:r>
      <w:proofErr w:type="spellEnd"/>
      <w:r>
        <w:t xml:space="preserve"> eating when they express this level of handedness?</w:t>
      </w:r>
    </w:p>
  </w:comment>
  <w:comment w:id="133" w:author="Tracy Kivell" w:date="2026-07-20T14:38:00Z" w:initials="TK">
    <w:p w14:paraId="3F965415" w14:textId="7B86AAB8" w:rsidR="006449B7" w:rsidRDefault="006449B7">
      <w:pPr>
        <w:pStyle w:val="CommentText"/>
      </w:pPr>
      <w:r>
        <w:rPr>
          <w:rStyle w:val="CommentReference"/>
        </w:rPr>
        <w:annotationRef/>
      </w:r>
      <w:r>
        <w:t>This was aim #2 in the Introduction so I would make this clear in the Discussion too to add some structure to this section.</w:t>
      </w:r>
    </w:p>
  </w:comment>
  <w:comment w:id="134" w:author="Tracy Kivell" w:date="2026-07-20T14:40:00Z" w:initials="TK">
    <w:p w14:paraId="41A5E7FA" w14:textId="57C58A20" w:rsidR="006449B7" w:rsidRDefault="006449B7">
      <w:pPr>
        <w:pStyle w:val="CommentText"/>
      </w:pPr>
      <w:r>
        <w:rPr>
          <w:rStyle w:val="CommentReference"/>
        </w:rPr>
        <w:annotationRef/>
      </w:r>
      <w:r>
        <w:t>are these the ‘other activities”? This needs to be defined in the Methods section.</w:t>
      </w:r>
    </w:p>
  </w:comment>
  <w:comment w:id="135" w:author="Tracy Kivell" w:date="2026-07-20T14:46:00Z" w:initials="TK">
    <w:p w14:paraId="5050CF1B" w14:textId="2DCCF277" w:rsidR="006449B7" w:rsidRDefault="006449B7">
      <w:pPr>
        <w:pStyle w:val="CommentText"/>
      </w:pPr>
      <w:r>
        <w:rPr>
          <w:rStyle w:val="CommentReference"/>
        </w:rPr>
        <w:annotationRef/>
      </w:r>
      <w:r>
        <w:t xml:space="preserve">exactly … .so something else must drive the population-level bias in humans. </w:t>
      </w:r>
      <w:r w:rsidR="002B684D">
        <w:t xml:space="preserve"> But your study certainly adds to our understanding of how this dominance arises within individuals.</w:t>
      </w:r>
    </w:p>
  </w:comment>
  <w:comment w:id="136" w:author="Rohit Negi" w:date="2026-06-26T13:07:00Z" w:initials="">
    <w:p w14:paraId="00000316" w14:textId="77777777" w:rsidR="00FC639E" w:rsidRDefault="00FC639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I am making a </w:t>
      </w:r>
      <w:proofErr w:type="gramStart"/>
      <w:r>
        <w:rPr>
          <w:rFonts w:ascii="Arial" w:eastAsia="Arial" w:hAnsi="Arial" w:cs="Arial"/>
          <w:color w:val="000000"/>
        </w:rPr>
        <w:t>high quality</w:t>
      </w:r>
      <w:proofErr w:type="gramEnd"/>
      <w:r>
        <w:rPr>
          <w:rFonts w:ascii="Arial" w:eastAsia="Arial" w:hAnsi="Arial" w:cs="Arial"/>
          <w:color w:val="000000"/>
        </w:rPr>
        <w:t xml:space="preserve"> picture. This is only for reference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00002FC" w15:done="0"/>
  <w15:commentEx w15:paraId="000002FF" w15:done="0"/>
  <w15:commentEx w15:paraId="00000309" w15:done="0"/>
  <w15:commentEx w15:paraId="0000031F" w15:done="0"/>
  <w15:commentEx w15:paraId="00000308" w15:done="0"/>
  <w15:commentEx w15:paraId="000002FE" w15:done="0"/>
  <w15:commentEx w15:paraId="00000301" w15:done="0"/>
  <w15:commentEx w15:paraId="000002F9" w15:done="0"/>
  <w15:commentEx w15:paraId="000002F6" w15:done="0"/>
  <w15:commentEx w15:paraId="00000321" w15:done="0"/>
  <w15:commentEx w15:paraId="00000311" w15:done="0"/>
  <w15:commentEx w15:paraId="000002F7" w15:done="0"/>
  <w15:commentEx w15:paraId="00000300" w15:done="0"/>
  <w15:commentEx w15:paraId="000002FD" w15:done="0"/>
  <w15:commentEx w15:paraId="00000317" w15:done="0"/>
  <w15:commentEx w15:paraId="000002FB" w15:done="0"/>
  <w15:commentEx w15:paraId="000002F8" w15:done="0"/>
  <w15:commentEx w15:paraId="00000310" w15:done="0"/>
  <w15:commentEx w15:paraId="00000314" w15:done="0"/>
  <w15:commentEx w15:paraId="00000319" w15:done="0"/>
  <w15:commentEx w15:paraId="00000318" w15:done="0"/>
  <w15:commentEx w15:paraId="00000320" w15:done="0"/>
  <w15:commentEx w15:paraId="0000031A" w15:done="0"/>
  <w15:commentEx w15:paraId="00000322" w15:done="0"/>
  <w15:commentEx w15:paraId="00000315" w15:done="0"/>
  <w15:commentEx w15:paraId="000002FA" w15:done="0"/>
  <w15:commentEx w15:paraId="7FAC553D" w15:done="0"/>
  <w15:commentEx w15:paraId="59AEA644" w15:done="0"/>
  <w15:commentEx w15:paraId="1B121594" w15:done="0"/>
  <w15:commentEx w15:paraId="42BE6FF4" w15:done="0"/>
  <w15:commentEx w15:paraId="493983E5" w15:done="0"/>
  <w15:commentEx w15:paraId="01341EF0" w15:done="0"/>
  <w15:commentEx w15:paraId="0652B575" w15:done="0"/>
  <w15:commentEx w15:paraId="54EC9D2A" w15:done="0"/>
  <w15:commentEx w15:paraId="6D89BBB9" w15:done="0"/>
  <w15:commentEx w15:paraId="1BB06A81" w15:done="0"/>
  <w15:commentEx w15:paraId="27A35D84" w15:done="0"/>
  <w15:commentEx w15:paraId="318F315F" w15:done="0"/>
  <w15:commentEx w15:paraId="617744F2" w15:done="0"/>
  <w15:commentEx w15:paraId="5B496FB5" w15:done="0"/>
  <w15:commentEx w15:paraId="4ED029F4" w15:done="0"/>
  <w15:commentEx w15:paraId="1049730F" w15:done="0"/>
  <w15:commentEx w15:paraId="5C694969" w15:done="0"/>
  <w15:commentEx w15:paraId="3F965415" w15:done="0"/>
  <w15:commentEx w15:paraId="41A5E7FA" w15:done="0"/>
  <w15:commentEx w15:paraId="5050CF1B" w15:done="0"/>
  <w15:commentEx w15:paraId="0000031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00002FC" w16cid:durableId="2E089383"/>
  <w16cid:commentId w16cid:paraId="000002FF" w16cid:durableId="2E089382"/>
  <w16cid:commentId w16cid:paraId="00000309" w16cid:durableId="2E089381"/>
  <w16cid:commentId w16cid:paraId="0000031F" w16cid:durableId="2E089380"/>
  <w16cid:commentId w16cid:paraId="00000308" w16cid:durableId="2E08937F"/>
  <w16cid:commentId w16cid:paraId="000002FE" w16cid:durableId="2E08937E"/>
  <w16cid:commentId w16cid:paraId="00000301" w16cid:durableId="2E08937D"/>
  <w16cid:commentId w16cid:paraId="000002F9" w16cid:durableId="2E08937C"/>
  <w16cid:commentId w16cid:paraId="000002F6" w16cid:durableId="2E08937B"/>
  <w16cid:commentId w16cid:paraId="00000321" w16cid:durableId="2E08937A"/>
  <w16cid:commentId w16cid:paraId="00000311" w16cid:durableId="2E089379"/>
  <w16cid:commentId w16cid:paraId="000002F7" w16cid:durableId="2E089378"/>
  <w16cid:commentId w16cid:paraId="00000300" w16cid:durableId="2E089377"/>
  <w16cid:commentId w16cid:paraId="000002FD" w16cid:durableId="2E089376"/>
  <w16cid:commentId w16cid:paraId="00000317" w16cid:durableId="2E089375"/>
  <w16cid:commentId w16cid:paraId="000002FB" w16cid:durableId="2E089374"/>
  <w16cid:commentId w16cid:paraId="000002F8" w16cid:durableId="2E089373"/>
  <w16cid:commentId w16cid:paraId="00000310" w16cid:durableId="2E089372"/>
  <w16cid:commentId w16cid:paraId="00000314" w16cid:durableId="2E089371"/>
  <w16cid:commentId w16cid:paraId="00000319" w16cid:durableId="2E089370"/>
  <w16cid:commentId w16cid:paraId="00000318" w16cid:durableId="2E08936F"/>
  <w16cid:commentId w16cid:paraId="00000320" w16cid:durableId="2E08936E"/>
  <w16cid:commentId w16cid:paraId="0000031A" w16cid:durableId="2E08936D"/>
  <w16cid:commentId w16cid:paraId="00000322" w16cid:durableId="2E08936C"/>
  <w16cid:commentId w16cid:paraId="00000315" w16cid:durableId="2E08936B"/>
  <w16cid:commentId w16cid:paraId="000002FA" w16cid:durableId="2E08936A"/>
  <w16cid:commentId w16cid:paraId="7FAC553D" w16cid:durableId="2E08A17A"/>
  <w16cid:commentId w16cid:paraId="59AEA644" w16cid:durableId="2E08A219"/>
  <w16cid:commentId w16cid:paraId="1B121594" w16cid:durableId="2E08A27C"/>
  <w16cid:commentId w16cid:paraId="42BE6FF4" w16cid:durableId="2E08A2E1"/>
  <w16cid:commentId w16cid:paraId="493983E5" w16cid:durableId="2E08A39F"/>
  <w16cid:commentId w16cid:paraId="01341EF0" w16cid:durableId="2E08A3F0"/>
  <w16cid:commentId w16cid:paraId="0652B575" w16cid:durableId="2E08A4BD"/>
  <w16cid:commentId w16cid:paraId="54EC9D2A" w16cid:durableId="2E08A67A"/>
  <w16cid:commentId w16cid:paraId="6D89BBB9" w16cid:durableId="2E08A636"/>
  <w16cid:commentId w16cid:paraId="1BB06A81" w16cid:durableId="2E08A802"/>
  <w16cid:commentId w16cid:paraId="27A35D84" w16cid:durableId="2E08AC6B"/>
  <w16cid:commentId w16cid:paraId="318F315F" w16cid:durableId="2E08ACA7"/>
  <w16cid:commentId w16cid:paraId="617744F2" w16cid:durableId="2E08AD1A"/>
  <w16cid:commentId w16cid:paraId="5B496FB5" w16cid:durableId="2E08ADD2"/>
  <w16cid:commentId w16cid:paraId="4ED029F4" w16cid:durableId="2E08AE66"/>
  <w16cid:commentId w16cid:paraId="1049730F" w16cid:durableId="2E08AE80"/>
  <w16cid:commentId w16cid:paraId="5C694969" w16cid:durableId="2E08B067"/>
  <w16cid:commentId w16cid:paraId="3F965415" w16cid:durableId="2E08B171"/>
  <w16cid:commentId w16cid:paraId="41A5E7FA" w16cid:durableId="2E08B1E6"/>
  <w16cid:commentId w16cid:paraId="5050CF1B" w16cid:durableId="2E08B350"/>
  <w16cid:commentId w16cid:paraId="00000316" w16cid:durableId="2E0893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embedRegular r:id="rId1" w:fontKey="{273119AE-E1D8-4573-BEC4-75B4910130C4}"/>
    <w:embedBold r:id="rId2" w:fontKey="{551F4FC1-482B-4114-9B25-A0DE8421F106}"/>
    <w:embedItalic r:id="rId3" w:fontKey="{390EFF16-C73F-4F01-898C-64FC9C20BFE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AB7BF24D-0578-4B22-AEB9-55BCA558AF77}"/>
  </w:font>
  <w:font w:name="Segoe UI">
    <w:panose1 w:val="020B0502040204020203"/>
    <w:charset w:val="00"/>
    <w:family w:val="swiss"/>
    <w:pitch w:val="variable"/>
    <w:sig w:usb0="E4002EFF" w:usb1="C000E47F" w:usb2="00000009" w:usb3="00000000" w:csb0="000001FF" w:csb1="00000000"/>
    <w:embedRegular r:id="rId5" w:fontKey="{19E13DF8-009B-40F6-A3FB-8D02971AE99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D9EE4AEF-A158-4C73-873C-A8EFCCA4BFF8}"/>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racy Kivell">
    <w15:presenceInfo w15:providerId="AD" w15:userId="S-1-5-21-1042031166-387543594-2118856591-678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oNotDisplayPageBoundaries/>
  <w:embedTrueTypeFont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359"/>
    <w:rsid w:val="00023D07"/>
    <w:rsid w:val="002768E7"/>
    <w:rsid w:val="002B684D"/>
    <w:rsid w:val="002F5BD8"/>
    <w:rsid w:val="004B5359"/>
    <w:rsid w:val="006449B7"/>
    <w:rsid w:val="00664117"/>
    <w:rsid w:val="0069527B"/>
    <w:rsid w:val="007835C5"/>
    <w:rsid w:val="008F2CF3"/>
    <w:rsid w:val="009D54D2"/>
    <w:rsid w:val="00A96BF4"/>
    <w:rsid w:val="00DC4C52"/>
    <w:rsid w:val="00DE60DC"/>
    <w:rsid w:val="00FC6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E0470"/>
  <w15:docId w15:val="{EAC9ABA1-7A4D-43D3-9819-1F3D8EC41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96B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F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835C5"/>
    <w:rPr>
      <w:b/>
      <w:bCs/>
    </w:rPr>
  </w:style>
  <w:style w:type="character" w:customStyle="1" w:styleId="CommentSubjectChar">
    <w:name w:val="Comment Subject Char"/>
    <w:basedOn w:val="CommentTextChar"/>
    <w:link w:val="CommentSubject"/>
    <w:uiPriority w:val="99"/>
    <w:semiHidden/>
    <w:rsid w:val="007835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s://www.zotero.org/google-docs/?k9l3Dl" TargetMode="External"/><Relationship Id="rId18" Type="http://schemas.openxmlformats.org/officeDocument/2006/relationships/hyperlink" Target="https://www.zotero.org/google-docs/?LGWLLf" TargetMode="External"/><Relationship Id="rId26" Type="http://schemas.openxmlformats.org/officeDocument/2006/relationships/hyperlink" Target="https://www.zotero.org/google-docs/?ck5VAp" TargetMode="External"/><Relationship Id="rId39" Type="http://schemas.openxmlformats.org/officeDocument/2006/relationships/image" Target="media/image6.jpg"/><Relationship Id="rId21" Type="http://schemas.openxmlformats.org/officeDocument/2006/relationships/hyperlink" Target="https://www.zotero.org/google-docs/?2lkqS7" TargetMode="External"/><Relationship Id="rId34" Type="http://schemas.openxmlformats.org/officeDocument/2006/relationships/hyperlink" Target="https://www.zotero.org/google-docs/?broken=AjtHey" TargetMode="External"/><Relationship Id="rId42" Type="http://schemas.openxmlformats.org/officeDocument/2006/relationships/theme" Target="theme/theme1.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www.zotero.org/google-docs/?GR6mTM" TargetMode="External"/><Relationship Id="rId20" Type="http://schemas.openxmlformats.org/officeDocument/2006/relationships/hyperlink" Target="https://www.zotero.org/google-docs/?gfj0NR" TargetMode="External"/><Relationship Id="rId29" Type="http://schemas.openxmlformats.org/officeDocument/2006/relationships/hyperlink" Target="https://www.zotero.org/google-docs/?umxvmw" TargetMode="External"/><Relationship Id="rId41" Type="http://schemas.microsoft.com/office/2011/relationships/people" Target="people.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hyperlink" Target="https://www.zotero.org/google-docs/?JhFyzs" TargetMode="External"/><Relationship Id="rId24" Type="http://schemas.openxmlformats.org/officeDocument/2006/relationships/hyperlink" Target="https://www.zotero.org/google-docs/?EUMnBU" TargetMode="External"/><Relationship Id="rId32" Type="http://schemas.openxmlformats.org/officeDocument/2006/relationships/image" Target="media/image3.png"/><Relationship Id="rId37" Type="http://schemas.openxmlformats.org/officeDocument/2006/relationships/hyperlink" Target="https://www.zotero.org/google-docs/?fHtihd" TargetMode="External"/><Relationship Id="rId40"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hyperlink" Target="https://www.zotero.org/google-docs/?Jdt5Fz" TargetMode="External"/><Relationship Id="rId23" Type="http://schemas.openxmlformats.org/officeDocument/2006/relationships/hyperlink" Target="https://www.zotero.org/google-docs/?2lkqS7" TargetMode="External"/><Relationship Id="rId28" Type="http://schemas.openxmlformats.org/officeDocument/2006/relationships/hyperlink" Target="https://www.zotero.org/google-docs/?m8w6ty" TargetMode="External"/><Relationship Id="rId36" Type="http://schemas.openxmlformats.org/officeDocument/2006/relationships/hyperlink" Target="https://www.zotero.org/google-docs/?QGkkro" TargetMode="External"/><Relationship Id="rId10" Type="http://schemas.openxmlformats.org/officeDocument/2006/relationships/hyperlink" Target="https://www.zotero.org/google-docs/?mRXscp" TargetMode="External"/><Relationship Id="rId19" Type="http://schemas.openxmlformats.org/officeDocument/2006/relationships/hyperlink" Target="https://www.zotero.org/google-docs/?zZ0PEN" TargetMode="External"/><Relationship Id="rId31"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zotero.org/google-docs/?lXFpIQ" TargetMode="External"/><Relationship Id="rId14" Type="http://schemas.openxmlformats.org/officeDocument/2006/relationships/hyperlink" Target="https://www.zotero.org/google-docs/?mbeFZq" TargetMode="External"/><Relationship Id="rId22" Type="http://schemas.openxmlformats.org/officeDocument/2006/relationships/hyperlink" Target="https://www.zotero.org/google-docs/?3N0LNo" TargetMode="External"/><Relationship Id="rId27" Type="http://schemas.openxmlformats.org/officeDocument/2006/relationships/hyperlink" Target="https://www.zotero.org/google-docs/?8pFBpO" TargetMode="External"/><Relationship Id="rId30" Type="http://schemas.openxmlformats.org/officeDocument/2006/relationships/image" Target="media/image1.png"/><Relationship Id="rId35" Type="http://schemas.openxmlformats.org/officeDocument/2006/relationships/hyperlink" Target="https://www.zotero.org/google-docs/?0cEXtv" TargetMode="External"/><Relationship Id="rId8" Type="http://schemas.openxmlformats.org/officeDocument/2006/relationships/hyperlink" Target="https://www.zotero.org/google-docs/?mRXscp" TargetMode="External"/><Relationship Id="rId3" Type="http://schemas.openxmlformats.org/officeDocument/2006/relationships/settings" Target="settings.xml"/><Relationship Id="rId12" Type="http://schemas.openxmlformats.org/officeDocument/2006/relationships/hyperlink" Target="https://www.zotero.org/google-docs/?ziPekN" TargetMode="External"/><Relationship Id="rId17" Type="http://schemas.openxmlformats.org/officeDocument/2006/relationships/hyperlink" Target="https://www.zotero.org/google-docs/?BRWsWF" TargetMode="External"/><Relationship Id="rId25" Type="http://schemas.openxmlformats.org/officeDocument/2006/relationships/hyperlink" Target="https://www.zotero.org/google-docs/?sWuEIi" TargetMode="External"/><Relationship Id="rId33" Type="http://schemas.openxmlformats.org/officeDocument/2006/relationships/image" Target="media/image4.png"/><Relationship Id="rId38" Type="http://schemas.openxmlformats.org/officeDocument/2006/relationships/image" Target="media/image5.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MNp0GkFfPc2HXaHERYEagTtZg==">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7428</Words>
  <Characters>42340</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MPI EVA</Company>
  <LinksUpToDate>false</LinksUpToDate>
  <CharactersWithSpaces>49669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Tracy Kivell</dc:creator>
  <cp:lastModifiedBy>Tracy Kivell</cp:lastModifiedBy>
  <cp:revision>7</cp:revision>
  <dcterms:created xsi:type="dcterms:W3CDTF">2026-07-20T10:31:00Z</dcterms:created>
  <dcterms:modified xsi:type="dcterms:W3CDTF">2026-07-20T12:51:00Z</dcterms:modified>
</cp:coreProperties>
</file>