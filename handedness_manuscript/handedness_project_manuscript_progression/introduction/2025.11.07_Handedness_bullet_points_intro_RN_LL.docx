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commentRangeStart w:id="0"/>
      <w:r w:rsidDel="00000000" w:rsidR="00000000" w:rsidRPr="00000000">
        <w:rPr>
          <w:rtl w:val="0"/>
        </w:rPr>
        <w:t xml:space="preserve">Working title: “Handedness explained: Stone-tool mediated oyster foraging induces handedness in macaques”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both"/>
        <w:rPr/>
      </w:pPr>
      <w:commentRangeStart w:id="1"/>
      <w:r w:rsidDel="00000000" w:rsidR="00000000" w:rsidRPr="00000000">
        <w:rPr>
          <w:rtl w:val="0"/>
        </w:rPr>
        <w:t xml:space="preserve">Introduction</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earliest form of biological asymmetry appears at the molecular level in the origin of life itself (universal chirality of L-amino acids and D-sugars).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Left–right body asymmetry 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ancestral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(Nodal–Lefty–Pitx2 pathways).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Neural asymmetry is also ancient and favored by evolution (neural efficiency).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Even simple nervous systems show functional asymmetry (left–right differences in the ASE neurons of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 elegans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unilateral memory consolidation in the slug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Limax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del w:author="Lydia Luncz" w:id="0" w:date="2025-11-07T18:25:06Z"/>
        </w:rPr>
      </w:pPr>
      <w:del w:author="Lydia Luncz" w:id="0" w:date="2025-11-07T18:25:06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delText xml:space="preserve">In vertebrates, </w:delText>
        </w:r>
        <w:r w:rsidDel="00000000" w:rsidR="00000000" w:rsidRPr="00000000">
          <w:rPr>
            <w:rtl w:val="0"/>
          </w:rPr>
          <w:delText xml:space="preserve">one major expression</w:delTex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delText xml:space="preserve"> of neural asymmetry is brain lateralization.</w:delText>
        </w:r>
      </w:del>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del w:author="Lydia Luncz" w:id="0" w:date="2025-11-07T18:25:06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delText xml:space="preserve">In such systems, contralateral motor control coupled with left-right body asymmetry makes individual-level handedness a likely starting point</w:delText>
        </w:r>
      </w:de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researchers suggest that the likelihood of population-level handedness (example: right</w:t>
      </w:r>
      <w:r w:rsidDel="00000000" w:rsidR="00000000" w:rsidRPr="00000000">
        <w:rPr>
          <w:rtl w:val="0"/>
        </w:rPr>
        <w:t xml:space="preserve">-hand skew in humans)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increases with the complexity, coordination, and precision demands of the task being performed (Task Complexity Hypothesis)</w:t>
      </w:r>
      <w:commentRangeEnd w:id="4"/>
      <w:r w:rsidDel="00000000" w:rsidR="00000000" w:rsidRPr="00000000">
        <w:commentReference w:id="4"/>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Although this hypothesis has some support at the individual-level, it does not hold at the population level for most nonhuman species.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5"/>
      <w:r w:rsidDel="00000000" w:rsidR="00000000" w:rsidRPr="00000000">
        <w:rPr>
          <w:rtl w:val="0"/>
        </w:rPr>
        <w:t xml:space="preserve">Wild chimpanzees and captive macaques, for example, do not show population-level hand biases.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Humans seem to be the exception: these asymmetries culminate in strong left-hemisphere specialization for language and population-level right-handedness for manual skill.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Yet even in humans, hand dominance is flexible, individuals who lose their dominant hand can retrain the non-dominant hand later in life.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Research shows that such training can generate new neural networks, indicating that hand dominance is not determined solely by one hemisphere but involves neural plasticity that allows both hemispheres to adapt; in other words, environment and experience strongly shape expression.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Genome-wide association studies (GWAS) show that handedness in humans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likely has genetic basis, but it is not genetically determined.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Early one-gene models were replaced by evidence showing that handedness arises from multiple genes interacting with developmental and environmental factors.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Twin and molecular studies confirm that handedness is moderately heritable and polygenic, meaning that genes provide a tendency toward one side, while experience, prenatal environment, and neural plasticity likely determine the final outcome.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short, it seems that the genes set the bias; environment and experience decide the expression.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9"/>
      <w:r w:rsidDel="00000000" w:rsidR="00000000" w:rsidRPr="00000000">
        <w:rPr>
          <w:rtl w:val="0"/>
        </w:rPr>
        <w:t xml:space="preserve">In this study, we present a </w:t>
      </w:r>
      <w:commentRangeStart w:id="10"/>
      <w:r w:rsidDel="00000000" w:rsidR="00000000" w:rsidRPr="00000000">
        <w:rPr>
          <w:rtl w:val="0"/>
        </w:rPr>
        <w:t xml:space="preserve">case study</w:t>
      </w:r>
      <w:commentRangeEnd w:id="10"/>
      <w:r w:rsidDel="00000000" w:rsidR="00000000" w:rsidRPr="00000000">
        <w:commentReference w:id="10"/>
      </w:r>
      <w:r w:rsidDel="00000000" w:rsidR="00000000" w:rsidRPr="00000000">
        <w:rPr>
          <w:rtl w:val="0"/>
        </w:rPr>
        <w:t xml:space="preserve"> that aligns with this framework for understanding handedness.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We studied the stone-tool using long-tailed macaques in southern Thailand.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These monkeys perform a variety of manually complex tasks, including stone-tool use.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Based on the Task Complexity Hypothesis, </w:t>
      </w:r>
      <w:commentRangeStart w:id="11"/>
      <w:r w:rsidDel="00000000" w:rsidR="00000000" w:rsidRPr="00000000">
        <w:rPr>
          <w:rtl w:val="0"/>
        </w:rPr>
        <w:t xml:space="preserve">we studied patterns of handedness across five different pre-processing tasks</w:t>
      </w:r>
      <w:commentRangeEnd w:id="11"/>
      <w:r w:rsidDel="00000000" w:rsidR="00000000" w:rsidRPr="00000000">
        <w:commentReference w:id="11"/>
      </w:r>
      <w:r w:rsidDel="00000000" w:rsidR="00000000" w:rsidRPr="00000000">
        <w:rPr>
          <w:rtl w:val="0"/>
        </w:rPr>
        <w:t xml:space="preserve"> </w:t>
      </w:r>
      <w:commentRangeStart w:id="12"/>
      <w:r w:rsidDel="00000000" w:rsidR="00000000" w:rsidRPr="00000000">
        <w:rPr>
          <w:rtl w:val="0"/>
        </w:rPr>
        <w:t xml:space="preserve">(rubbing, washing, food pounding, </w:t>
      </w:r>
      <w:ins w:author="Lydia Luncz" w:id="1" w:date="2025-11-07T18:36:43Z">
        <w:r w:rsidDel="00000000" w:rsidR="00000000" w:rsidRPr="00000000">
          <w:rPr>
            <w:rtl w:val="0"/>
          </w:rPr>
          <w:t xml:space="preserve">tool assisted </w:t>
        </w:r>
      </w:ins>
      <w:r w:rsidDel="00000000" w:rsidR="00000000" w:rsidRPr="00000000">
        <w:rPr>
          <w:rtl w:val="0"/>
        </w:rPr>
        <w:t xml:space="preserve">nut </w:t>
      </w:r>
      <w:ins w:author="Lydia Luncz" w:id="2" w:date="2025-11-07T18:36:31Z">
        <w:r w:rsidDel="00000000" w:rsidR="00000000" w:rsidRPr="00000000">
          <w:rPr>
            <w:rtl w:val="0"/>
          </w:rPr>
          <w:t xml:space="preserve">cracking</w:t>
        </w:r>
      </w:ins>
      <w:del w:author="Lydia Luncz" w:id="2" w:date="2025-11-07T18:36:31Z">
        <w:r w:rsidDel="00000000" w:rsidR="00000000" w:rsidRPr="00000000">
          <w:rPr>
            <w:rtl w:val="0"/>
          </w:rPr>
          <w:delText xml:space="preserve">processing</w:delText>
        </w:r>
      </w:del>
      <w:r w:rsidDel="00000000" w:rsidR="00000000" w:rsidRPr="00000000">
        <w:rPr>
          <w:rtl w:val="0"/>
        </w:rPr>
        <w:t xml:space="preserve"> and</w:t>
      </w:r>
      <w:ins w:author="Lydia Luncz" w:id="3" w:date="2025-11-07T18:36:50Z">
        <w:r w:rsidDel="00000000" w:rsidR="00000000" w:rsidRPr="00000000">
          <w:rPr>
            <w:rtl w:val="0"/>
          </w:rPr>
          <w:t xml:space="preserve"> tool assisted</w:t>
        </w:r>
      </w:ins>
      <w:r w:rsidDel="00000000" w:rsidR="00000000" w:rsidRPr="00000000">
        <w:rPr>
          <w:rtl w:val="0"/>
        </w:rPr>
        <w:t xml:space="preserve"> oyster processing)</w:t>
      </w:r>
      <w:commentRangeEnd w:id="12"/>
      <w:r w:rsidDel="00000000" w:rsidR="00000000" w:rsidRPr="00000000">
        <w:commentReference w:id="12"/>
      </w:r>
      <w:r w:rsidDel="00000000" w:rsidR="00000000" w:rsidRPr="00000000">
        <w:rPr>
          <w:rtl w:val="0"/>
        </w:rPr>
        <w:t xml:space="preserve"> that vary in complexity.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We hypothesized that individuals would exhibit increasingly strict hand preferences as task complexity increased.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commentRangeStart w:id="13"/>
      <w:r w:rsidDel="00000000" w:rsidR="00000000" w:rsidRPr="00000000">
        <w:rPr>
          <w:rtl w:val="0"/>
        </w:rPr>
        <w:t xml:space="preserve">Within stone-tool-assisted behaviors, monkeys also process oysters.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Oyster shells are composed of calcium carbonate, and monkeys strike oysters at specific, predictable locations to open them efficiently (</w:t>
      </w:r>
      <w:commentRangeStart w:id="14"/>
      <w:r w:rsidDel="00000000" w:rsidR="00000000" w:rsidRPr="00000000">
        <w:rPr>
          <w:highlight w:val="yellow"/>
          <w:rtl w:val="0"/>
        </w:rPr>
        <w:t xml:space="preserve">ask Dr. Luncz for this data</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This precision is crucial because: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commentRangeStart w:id="15"/>
      <w:r w:rsidDel="00000000" w:rsidR="00000000" w:rsidRPr="00000000">
        <w:rPr>
          <w:rtl w:val="0"/>
        </w:rPr>
        <w:t xml:space="preserve">careless removal can produce sharp shell fragments that may be ingested and damage the gastrointestinal lining, and</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tl w:val="0"/>
        </w:rPr>
        <w:t xml:space="preserve">poorly placed strikes can shatter the oyster into multiple pieces, dispersing the meat and reducing processing efficiency.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Additionally, oysters are sessile filter feeders that attach to rock surfaces in dense, irregular clusters, creating a complex three-dimensional foraging landscape.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This spatial complexity, combined with the precision required during striking, makes oyster processing both demanding and highly skill-dependent.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Given the amount of time these monkeys spend processing oysters, it is likely that stone-tool mediated oyster foraging provides the ecological context in which manual specialization and thus the expression of handedness emerges in this system.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highlight w:val="yellow"/>
        </w:rPr>
      </w:pPr>
      <w:commentRangeStart w:id="16"/>
      <w:commentRangeStart w:id="17"/>
      <w:r w:rsidDel="00000000" w:rsidR="00000000" w:rsidRPr="00000000">
        <w:rPr>
          <w:highlight w:val="yellow"/>
          <w:rtl w:val="0"/>
        </w:rPr>
        <w:t xml:space="preserve">Therefore we hypothesize that stone-tool-mediated oyster processing induces individual-level handedness in this population.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highlight w:val="yellow"/>
        </w:rPr>
      </w:pPr>
      <w:r w:rsidDel="00000000" w:rsidR="00000000" w:rsidRPr="00000000">
        <w:rPr>
          <w:highlight w:val="yellow"/>
          <w:rtl w:val="0"/>
        </w:rPr>
        <w:t xml:space="preserve">To </w:t>
      </w:r>
      <w:del w:author="Lydia Luncz" w:id="4" w:date="2025-11-07T18:55:28Z">
        <w:r w:rsidDel="00000000" w:rsidR="00000000" w:rsidRPr="00000000">
          <w:rPr>
            <w:highlight w:val="yellow"/>
            <w:rtl w:val="0"/>
          </w:rPr>
          <w:delText xml:space="preserve">test this, we studied monkeys across three expertise levels: novice, intermediate, and expert oyster processor</w:delText>
        </w:r>
      </w:del>
      <w:r w:rsidDel="00000000" w:rsidR="00000000" w:rsidRPr="00000000">
        <w:rPr>
          <w:highlight w:val="yellow"/>
          <w:rtl w:val="0"/>
        </w:rPr>
        <w:t xml:space="preserv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highlight w:val="yellow"/>
        </w:rPr>
      </w:pPr>
      <w:r w:rsidDel="00000000" w:rsidR="00000000" w:rsidRPr="00000000">
        <w:rPr>
          <w:highlight w:val="yellow"/>
          <w:rtl w:val="0"/>
        </w:rPr>
        <w:t xml:space="preserve">We quantified th</w:t>
      </w:r>
      <w:del w:author="Lydia Luncz" w:id="5" w:date="2025-11-07T18:55:49Z">
        <w:r w:rsidDel="00000000" w:rsidR="00000000" w:rsidRPr="00000000">
          <w:rPr>
            <w:highlight w:val="yellow"/>
            <w:rtl w:val="0"/>
          </w:rPr>
          <w:delText xml:space="preserve">eir likelihood of foraging on oysters (focal sampling protocol) and their associated handedness scores (standard bimanual tube-reaching tas</w:delText>
        </w:r>
      </w:del>
      <w:r w:rsidDel="00000000" w:rsidR="00000000" w:rsidRPr="00000000">
        <w:rPr>
          <w:highlight w:val="yellow"/>
          <w:rtl w:val="0"/>
        </w:rPr>
        <w:t xml:space="preserve">k).</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Finally, because oyste</w:t>
      </w:r>
      <w:commentRangeStart w:id="18"/>
      <w:r w:rsidDel="00000000" w:rsidR="00000000" w:rsidRPr="00000000">
        <w:rPr>
          <w:rtl w:val="0"/>
        </w:rPr>
        <w:t xml:space="preserve">rs are primarily available on open shores lacking structural refuges, we applied predictions from the habitat-structure hypothesis and optimal foraging theory to assess whether individual handedness predicts spatial foraging associations.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commentRangeStart w:id="19"/>
      <w:r w:rsidDel="00000000" w:rsidR="00000000" w:rsidRPr="00000000">
        <w:rPr>
          <w:rtl w:val="0"/>
        </w:rPr>
        <w:t xml:space="preserve">Specifically, we </w:t>
      </w:r>
      <w:ins w:author="Lydia Luncz" w:id="6" w:date="2025-11-07T18:58:45Z">
        <w:r w:rsidDel="00000000" w:rsidR="00000000" w:rsidRPr="00000000">
          <w:rPr>
            <w:rtl w:val="0"/>
          </w:rPr>
          <w:t xml:space="preserve">predict</w:t>
        </w:r>
      </w:ins>
      <w:del w:author="Lydia Luncz" w:id="6" w:date="2025-11-07T18:58:45Z">
        <w:r w:rsidDel="00000000" w:rsidR="00000000" w:rsidRPr="00000000">
          <w:rPr>
            <w:rtl w:val="0"/>
          </w:rPr>
          <w:delText xml:space="preserve">hypothesized</w:delText>
        </w:r>
      </w:del>
      <w:r w:rsidDel="00000000" w:rsidR="00000000" w:rsidRPr="00000000">
        <w:rPr>
          <w:rtl w:val="0"/>
        </w:rPr>
        <w:t xml:space="preserve"> that monkeys with different handedness would forage in closer proximity to one another while processing oysters with stone tools.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ns w:author="Lydia Luncz" w:id="7" w:date="2025-11-07T18:58:10Z"/>
        </w:rPr>
      </w:pPr>
      <w:ins w:author="Lydia Luncz" w:id="7" w:date="2025-11-07T18:58:10Z">
        <w:r w:rsidDel="00000000" w:rsidR="00000000" w:rsidRPr="00000000">
          <w:rPr>
            <w:rtl w:val="0"/>
          </w:rPr>
        </w:r>
      </w:ins>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ins w:author="Lydia Luncz" w:id="7" w:date="2025-11-07T18:58:10Z">
        <w:r w:rsidDel="00000000" w:rsidR="00000000" w:rsidRPr="00000000">
          <w:rPr>
            <w:rtl w:val="0"/>
          </w:rPr>
          <w:t xml:space="preserve">It needs a summary sentence linked to the larger paper topic. </w:t>
        </w:r>
      </w:ins>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commentRangeStart w:id="20"/>
      <w:r w:rsidDel="00000000" w:rsidR="00000000" w:rsidRPr="00000000">
        <w:rPr>
          <w:rtl w:val="0"/>
        </w:rPr>
        <w:t xml:space="preserve">I just had a different ideaon how to phrase this: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t xml:space="preserve">After a general introduction on the evolution and importance on handedness…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Here we present a study on the importance of handedness in long tailed macaques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We present data that shows that LTMs are very strongly handed when performing the complex task of oyster foraging (individual handedness, not pop wide)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We want to know if handedness is driven by complexity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We assess socal implications of handedness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PrChange w:author="Lydia Luncz" w:id="8" w:date="2025-11-07T18:58:10Z">
            <w:rPr>
              <w:rFonts w:ascii="Calibri" w:cs="Calibri" w:eastAsia="Calibri" w:hAnsi="Calibri"/>
              <w:b w:val="0"/>
              <w:i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jc w:val="both"/>
        <w:rPr/>
      </w:pPr>
      <w:bookmarkStart w:colFirst="0" w:colLast="0" w:name="_awy6io3goenc"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dia Luncz" w:id="2" w:date="2025-11-07T18:23:25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should not start your paper on the origin of life. that is way too much. start detailed about laterality or tool use whichever we decide.</w:t>
      </w:r>
    </w:p>
  </w:comment>
  <w:comment w:author="Lydia Luncz" w:id="9" w:date="2025-11-07T18:33:23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rephrase to explain exactly what the main research question is. this sentence is pretty empty of information</w:t>
      </w:r>
    </w:p>
  </w:comment>
  <w:comment w:author="Lydia Luncz" w:id="0" w:date="2025-11-07T18:22:31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ll have to brainstorm about this, i think there is more going on that we could include.</w:t>
      </w:r>
    </w:p>
  </w:comment>
  <w:comment w:author="Lydia Luncz" w:id="8" w:date="2025-11-07T18:31:59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good summary sentence. I would keep that and weave it in above</w:t>
      </w:r>
    </w:p>
  </w:comment>
  <w:comment w:author="Lydia Luncz" w:id="4" w:date="2025-11-07T18:26:08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topic is a good way to start.  not with "some researchers" but the overall topic is I think the right way forward.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stay with human and the evolution of laterality for another sentence.</w:t>
      </w:r>
    </w:p>
  </w:comment>
  <w:comment w:author="Lydia Luncz" w:id="19" w:date="2025-11-07T18:57:5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how? this is underdeveloped, I don´t understand your reasoning here.</w:t>
      </w:r>
    </w:p>
  </w:comment>
  <w:comment w:author="Lydia Luncz" w:id="10" w:date="2025-11-07T18:32:40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do not use the word case study in any of your work. it diminishes significantly your own work</w:t>
      </w:r>
    </w:p>
  </w:comment>
  <w:comment w:author="Lydia Luncz" w:id="7" w:date="2025-11-07T18:31:02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also too detailed. you can cite those studies though when you talk about plasticity above.</w:t>
      </w:r>
    </w:p>
  </w:comment>
  <w:comment w:author="Lydia Luncz" w:id="18" w:date="2025-11-07T18:56:48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rephrase this to say what these hypothesis are and say directly what was tested.</w:t>
      </w:r>
    </w:p>
  </w:comment>
  <w:comment w:author="Lydia Luncz" w:id="20" w:date="2025-11-07T20:54:42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basically just starts with the information that we find handedness in oyster foraging.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this we investigated xyz</w:t>
      </w:r>
    </w:p>
  </w:comment>
  <w:comment w:author="Lydia Luncz" w:id="1" w:date="2025-11-07T19:03:38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below at the end can you summarize the bullet points we came up with in the lab meeting when you presented this. I have the feelings some of our ideas are missing here</w:t>
      </w:r>
    </w:p>
  </w:comment>
  <w:comment w:author="Lydia Luncz" w:id="13" w:date="2025-11-07T18:51:53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to really think about how we can present this. The social dynamics within stone tool use is strictly speaking a finding of your study.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you rephrase this second part starting with your habitat structure hypothesis and why we can study that in oyster foraging.</w:t>
      </w:r>
    </w:p>
  </w:comment>
  <w:comment w:author="Lydia Luncz" w:id="11" w:date="2025-11-07T19:05:00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rephrase: we investigated if handedness in wild long tailed macaques was visible across food processing tasks of different complexities.</w:t>
      </w:r>
    </w:p>
  </w:comment>
  <w:comment w:author="Lydia Luncz" w:id="15" w:date="2025-11-07T18:43:45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might have said this in a previous paper that you can cite.</w:t>
      </w:r>
    </w:p>
  </w:comment>
  <w:comment w:author="Lydia Luncz" w:id="3" w:date="2025-11-07T18:24:1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you need to stay targeted to the topic of your paper, this is not a textbook</w:t>
      </w:r>
    </w:p>
  </w:comment>
  <w:comment w:author="Lydia Luncz" w:id="6" w:date="2025-11-07T18:30:23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 much detail, delete</w:t>
      </w:r>
    </w:p>
  </w:comment>
  <w:comment w:author="Lydia Luncz" w:id="14" w:date="2025-11-07T18:42:31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is still not published and I don´t think it is useful to park your paper after this. I therefore would encourage you to find a formulation that does not need this kind of data.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just be the complexity of the task (based on all the features we discussed for the complexity score).</w:t>
      </w:r>
    </w:p>
  </w:comment>
  <w:comment w:author="Lydia Luncz" w:id="12" w:date="2025-11-07T18:37:1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these descriptions are needed in the intro.</w:t>
      </w:r>
    </w:p>
  </w:comment>
  <w:comment w:author="Lydia Luncz" w:id="5" w:date="2025-11-07T18:29:27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move specific non human primate species further down when you are done with the overarching topic of humans.</w:t>
      </w:r>
    </w:p>
  </w:comment>
  <w:comment w:author="Rohit" w:id="16" w:date="2025-11-07T15:30:42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agree with this chain of thought then I think we will need to study the oyster-processing ontogeny in this population, please read the methods part for this part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https://docs.google.com/document/d/1DtwOKs3unMH58VM8NoQsABDkPq1g8WOEeyRVa1n4Ld0/edit?usp=sharing</w:t>
      </w:r>
    </w:p>
  </w:comment>
  <w:comment w:author="Lydia Luncz" w:id="17" w:date="2025-11-07T18:48:39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really sure what you mean but at this point we are not adding any more data. we will have to move forward with what we have, so you ll need to rephrase this accordingly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