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C9CF3" w14:textId="4C25CACF" w:rsidR="008A7FB4" w:rsidRDefault="008A7FB4">
      <w:pPr>
        <w:jc w:val="both"/>
        <w:rPr>
          <w:rFonts w:ascii="Calibri" w:eastAsia="Calibri" w:hAnsi="Calibri" w:cs="Calibri"/>
          <w:color w:val="00B050"/>
          <w:sz w:val="24"/>
          <w:szCs w:val="24"/>
        </w:rPr>
      </w:pPr>
      <w:r>
        <w:rPr>
          <w:rFonts w:ascii="Calibri" w:eastAsia="Calibri" w:hAnsi="Calibri" w:cs="Calibri"/>
          <w:color w:val="00B050"/>
          <w:sz w:val="24"/>
          <w:szCs w:val="24"/>
        </w:rPr>
        <w:t xml:space="preserve">Hi Rohit, I understand this is your first paper and I just wanted to let you know that we will get there. But for </w:t>
      </w:r>
      <w:proofErr w:type="gramStart"/>
      <w:r>
        <w:rPr>
          <w:rFonts w:ascii="Calibri" w:eastAsia="Calibri" w:hAnsi="Calibri" w:cs="Calibri"/>
          <w:color w:val="00B050"/>
          <w:sz w:val="24"/>
          <w:szCs w:val="24"/>
        </w:rPr>
        <w:t>now</w:t>
      </w:r>
      <w:proofErr w:type="gramEnd"/>
      <w:r>
        <w:rPr>
          <w:rFonts w:ascii="Calibri" w:eastAsia="Calibri" w:hAnsi="Calibri" w:cs="Calibri"/>
          <w:color w:val="00B050"/>
          <w:sz w:val="24"/>
          <w:szCs w:val="24"/>
        </w:rPr>
        <w:t xml:space="preserve"> there is a lot of work to do. You would also benefit from going online and getting a paper template of what scientific writing should look like and then follow that. Each paragraph for example needs an intro and a summary. Each paragraph is about ONE topic only. I tried to help with the structure by placing headings (we will delete those at the end). Please think about if there might be another heading that is missing right now, I just built them based on the text you provided. </w:t>
      </w:r>
    </w:p>
    <w:p w14:paraId="60E25711" w14:textId="7C9F99A4" w:rsidR="008A7FB4" w:rsidRDefault="008A7FB4">
      <w:pPr>
        <w:jc w:val="both"/>
        <w:rPr>
          <w:rFonts w:ascii="Calibri" w:eastAsia="Calibri" w:hAnsi="Calibri" w:cs="Calibri"/>
          <w:color w:val="00B050"/>
          <w:sz w:val="24"/>
          <w:szCs w:val="24"/>
        </w:rPr>
      </w:pPr>
      <w:r>
        <w:rPr>
          <w:rFonts w:ascii="Calibri" w:eastAsia="Calibri" w:hAnsi="Calibri" w:cs="Calibri"/>
          <w:color w:val="00B050"/>
          <w:sz w:val="24"/>
          <w:szCs w:val="24"/>
        </w:rPr>
        <w:t>Hypothesis needs to be explained. Example need to be explained and not just referenced</w:t>
      </w:r>
      <w:r w:rsidR="003555FA">
        <w:rPr>
          <w:rFonts w:ascii="Calibri" w:eastAsia="Calibri" w:hAnsi="Calibri" w:cs="Calibri"/>
          <w:color w:val="00B050"/>
          <w:sz w:val="24"/>
          <w:szCs w:val="24"/>
        </w:rPr>
        <w:t>, you can´t let the reader to having to look it up</w:t>
      </w:r>
      <w:r>
        <w:rPr>
          <w:rFonts w:ascii="Calibri" w:eastAsia="Calibri" w:hAnsi="Calibri" w:cs="Calibri"/>
          <w:color w:val="00B050"/>
          <w:sz w:val="24"/>
          <w:szCs w:val="24"/>
        </w:rPr>
        <w:t>.</w:t>
      </w:r>
    </w:p>
    <w:p w14:paraId="081128F2" w14:textId="735F1397" w:rsidR="008A7FB4" w:rsidRDefault="00AE4048">
      <w:pPr>
        <w:jc w:val="both"/>
        <w:rPr>
          <w:rFonts w:ascii="Calibri" w:eastAsia="Calibri" w:hAnsi="Calibri" w:cs="Calibri"/>
          <w:color w:val="00B050"/>
          <w:sz w:val="24"/>
          <w:szCs w:val="24"/>
        </w:rPr>
      </w:pPr>
      <w:r>
        <w:rPr>
          <w:rFonts w:ascii="Calibri" w:eastAsia="Calibri" w:hAnsi="Calibri" w:cs="Calibri"/>
          <w:color w:val="00B050"/>
          <w:sz w:val="24"/>
          <w:szCs w:val="24"/>
        </w:rPr>
        <w:t>The part about genetics is WAY too long, your paper is not about genetics. Put your focus more on the tool hypothesis and expand there</w:t>
      </w:r>
      <w:r w:rsidR="00036A96">
        <w:rPr>
          <w:rFonts w:ascii="Calibri" w:eastAsia="Calibri" w:hAnsi="Calibri" w:cs="Calibri"/>
          <w:color w:val="00B050"/>
          <w:sz w:val="24"/>
          <w:szCs w:val="24"/>
        </w:rPr>
        <w:t>, it fits the topic much better</w:t>
      </w:r>
      <w:r>
        <w:rPr>
          <w:rFonts w:ascii="Calibri" w:eastAsia="Calibri" w:hAnsi="Calibri" w:cs="Calibri"/>
          <w:color w:val="00B050"/>
          <w:sz w:val="24"/>
          <w:szCs w:val="24"/>
        </w:rPr>
        <w:t>.</w:t>
      </w:r>
      <w:r w:rsidR="00036A96">
        <w:rPr>
          <w:rFonts w:ascii="Calibri" w:eastAsia="Calibri" w:hAnsi="Calibri" w:cs="Calibri"/>
          <w:color w:val="00B050"/>
          <w:sz w:val="24"/>
          <w:szCs w:val="24"/>
        </w:rPr>
        <w:t xml:space="preserve"> </w:t>
      </w:r>
      <w:r w:rsidR="006436FA">
        <w:rPr>
          <w:rFonts w:ascii="Calibri" w:eastAsia="Calibri" w:hAnsi="Calibri" w:cs="Calibri"/>
          <w:color w:val="00B050"/>
          <w:sz w:val="24"/>
          <w:szCs w:val="24"/>
        </w:rPr>
        <w:t>I agree, g</w:t>
      </w:r>
      <w:r w:rsidR="00036A96">
        <w:rPr>
          <w:rFonts w:ascii="Calibri" w:eastAsia="Calibri" w:hAnsi="Calibri" w:cs="Calibri"/>
          <w:color w:val="00B050"/>
          <w:sz w:val="24"/>
          <w:szCs w:val="24"/>
        </w:rPr>
        <w:t xml:space="preserve">enetics might be important, just not in your paper. </w:t>
      </w:r>
      <w:r>
        <w:rPr>
          <w:rFonts w:ascii="Calibri" w:eastAsia="Calibri" w:hAnsi="Calibri" w:cs="Calibri"/>
          <w:color w:val="00B050"/>
          <w:sz w:val="24"/>
          <w:szCs w:val="24"/>
        </w:rPr>
        <w:t xml:space="preserve"> </w:t>
      </w:r>
    </w:p>
    <w:p w14:paraId="60B20621" w14:textId="17431D0E" w:rsidR="003555FA" w:rsidRDefault="00AE4048">
      <w:pPr>
        <w:jc w:val="both"/>
        <w:rPr>
          <w:rFonts w:ascii="Calibri" w:eastAsia="Calibri" w:hAnsi="Calibri" w:cs="Calibri"/>
          <w:color w:val="00B050"/>
          <w:sz w:val="24"/>
          <w:szCs w:val="24"/>
        </w:rPr>
      </w:pPr>
      <w:r>
        <w:rPr>
          <w:rFonts w:ascii="Calibri" w:eastAsia="Calibri" w:hAnsi="Calibri" w:cs="Calibri"/>
          <w:color w:val="00B050"/>
          <w:sz w:val="24"/>
          <w:szCs w:val="24"/>
        </w:rPr>
        <w:t xml:space="preserve">The second part, where you talk about the potential reasons for different handedness dyads is not yet there. It might take us a few rounds before we get this right but maybe you start with addressing the comments and edits I made so far and we take it from there. </w:t>
      </w:r>
      <w:r w:rsidR="001861A4">
        <w:rPr>
          <w:rFonts w:ascii="Calibri" w:eastAsia="Calibri" w:hAnsi="Calibri" w:cs="Calibri"/>
          <w:color w:val="00B050"/>
          <w:sz w:val="24"/>
          <w:szCs w:val="24"/>
        </w:rPr>
        <w:t xml:space="preserve">I think to remember that you said you </w:t>
      </w:r>
      <w:proofErr w:type="spellStart"/>
      <w:r w:rsidR="001861A4">
        <w:rPr>
          <w:rFonts w:ascii="Calibri" w:eastAsia="Calibri" w:hAnsi="Calibri" w:cs="Calibri"/>
          <w:color w:val="00B050"/>
          <w:sz w:val="24"/>
          <w:szCs w:val="24"/>
        </w:rPr>
        <w:t>ll</w:t>
      </w:r>
      <w:proofErr w:type="spellEnd"/>
      <w:r w:rsidR="001861A4">
        <w:rPr>
          <w:rFonts w:ascii="Calibri" w:eastAsia="Calibri" w:hAnsi="Calibri" w:cs="Calibri"/>
          <w:color w:val="00B050"/>
          <w:sz w:val="24"/>
          <w:szCs w:val="24"/>
        </w:rPr>
        <w:t xml:space="preserve"> also go talk to Tracy. You should ask her about how to introduce this in your paper and how to build the argument why you studied it</w:t>
      </w:r>
    </w:p>
    <w:p w14:paraId="1250CA78" w14:textId="77777777" w:rsidR="001861A4" w:rsidRDefault="001861A4">
      <w:pPr>
        <w:jc w:val="both"/>
        <w:rPr>
          <w:ins w:id="0" w:author="Lydia Luncz" w:date="2025-11-13T23:20:00Z"/>
          <w:rFonts w:ascii="Calibri" w:eastAsia="Calibri" w:hAnsi="Calibri" w:cs="Calibri"/>
          <w:color w:val="00B050"/>
          <w:sz w:val="24"/>
          <w:szCs w:val="24"/>
        </w:rPr>
      </w:pPr>
    </w:p>
    <w:p w14:paraId="468655F7" w14:textId="20B79E36" w:rsidR="003555FA" w:rsidRPr="008A7FB4" w:rsidRDefault="003555FA">
      <w:pPr>
        <w:jc w:val="both"/>
        <w:rPr>
          <w:ins w:id="1" w:author="Lydia Luncz" w:date="2025-11-13T23:08:00Z"/>
          <w:rFonts w:ascii="Calibri" w:eastAsia="Calibri" w:hAnsi="Calibri" w:cs="Calibri"/>
          <w:color w:val="00B050"/>
          <w:sz w:val="24"/>
          <w:szCs w:val="24"/>
        </w:rPr>
      </w:pPr>
      <w:r>
        <w:rPr>
          <w:rFonts w:ascii="Calibri" w:eastAsia="Calibri" w:hAnsi="Calibri" w:cs="Calibri"/>
          <w:color w:val="00B050"/>
          <w:sz w:val="24"/>
          <w:szCs w:val="24"/>
        </w:rPr>
        <w:t xml:space="preserve">I am going through this while I am on a plane without internet access so some words or formulations are not the best as I can´t look up alternatives, so please change, edit whatever needs it. </w:t>
      </w:r>
      <w:r w:rsidR="00345540">
        <w:rPr>
          <w:rFonts w:ascii="Calibri" w:eastAsia="Calibri" w:hAnsi="Calibri" w:cs="Calibri"/>
          <w:color w:val="00B050"/>
          <w:sz w:val="24"/>
          <w:szCs w:val="24"/>
        </w:rPr>
        <w:t xml:space="preserve">I hope I was able to help develop this further. </w:t>
      </w:r>
      <w:bookmarkStart w:id="2" w:name="_GoBack"/>
      <w:bookmarkEnd w:id="2"/>
    </w:p>
    <w:p w14:paraId="0AE06608" w14:textId="77777777" w:rsidR="008A7FB4" w:rsidRDefault="008A7FB4">
      <w:pPr>
        <w:jc w:val="both"/>
        <w:rPr>
          <w:ins w:id="3" w:author="Lydia Luncz" w:date="2025-11-13T23:08:00Z"/>
          <w:rFonts w:ascii="Calibri" w:eastAsia="Calibri" w:hAnsi="Calibri" w:cs="Calibri"/>
          <w:sz w:val="24"/>
          <w:szCs w:val="24"/>
        </w:rPr>
      </w:pPr>
    </w:p>
    <w:p w14:paraId="40E9890F" w14:textId="77777777" w:rsidR="008A7FB4" w:rsidRDefault="008A7FB4">
      <w:pPr>
        <w:jc w:val="both"/>
        <w:rPr>
          <w:ins w:id="4" w:author="Lydia Luncz" w:date="2025-11-13T23:08:00Z"/>
          <w:rFonts w:ascii="Calibri" w:eastAsia="Calibri" w:hAnsi="Calibri" w:cs="Calibri"/>
          <w:sz w:val="24"/>
          <w:szCs w:val="24"/>
        </w:rPr>
      </w:pPr>
    </w:p>
    <w:p w14:paraId="00000001" w14:textId="41B7BD64" w:rsidR="00080756" w:rsidRDefault="00B65AFB">
      <w:pPr>
        <w:jc w:val="both"/>
        <w:rPr>
          <w:rFonts w:ascii="Calibri" w:eastAsia="Calibri" w:hAnsi="Calibri" w:cs="Calibri"/>
          <w:sz w:val="24"/>
          <w:szCs w:val="24"/>
        </w:rPr>
      </w:pPr>
      <w:commentRangeStart w:id="5"/>
      <w:r>
        <w:rPr>
          <w:rFonts w:ascii="Calibri" w:eastAsia="Calibri" w:hAnsi="Calibri" w:cs="Calibri"/>
          <w:sz w:val="24"/>
          <w:szCs w:val="24"/>
        </w:rPr>
        <w:t xml:space="preserve">Working title: </w:t>
      </w:r>
      <w:commentRangeEnd w:id="5"/>
      <w:r w:rsidR="00A96381">
        <w:rPr>
          <w:rStyle w:val="CommentReference"/>
        </w:rPr>
        <w:commentReference w:id="5"/>
      </w:r>
      <w:r>
        <w:rPr>
          <w:rFonts w:ascii="Calibri" w:eastAsia="Calibri" w:hAnsi="Calibri" w:cs="Calibri"/>
          <w:sz w:val="24"/>
          <w:szCs w:val="24"/>
        </w:rPr>
        <w:t>“When Handedness Differs, Foragers Align: Task Complexity and the Social Consequences of Handedness in Wild Macaques”</w:t>
      </w:r>
    </w:p>
    <w:p w14:paraId="00000002" w14:textId="77777777" w:rsidR="00080756" w:rsidRDefault="00080756">
      <w:pPr>
        <w:jc w:val="both"/>
        <w:rPr>
          <w:rFonts w:ascii="Calibri" w:eastAsia="Calibri" w:hAnsi="Calibri" w:cs="Calibri"/>
          <w:sz w:val="24"/>
          <w:szCs w:val="24"/>
        </w:rPr>
      </w:pPr>
    </w:p>
    <w:p w14:paraId="00000003" w14:textId="77777777" w:rsidR="00080756" w:rsidRDefault="00B65AFB">
      <w:pPr>
        <w:jc w:val="both"/>
        <w:rPr>
          <w:rFonts w:ascii="Calibri" w:eastAsia="Calibri" w:hAnsi="Calibri" w:cs="Calibri"/>
          <w:sz w:val="24"/>
          <w:szCs w:val="24"/>
        </w:rPr>
      </w:pPr>
      <w:r>
        <w:rPr>
          <w:rFonts w:ascii="Calibri" w:eastAsia="Calibri" w:hAnsi="Calibri" w:cs="Calibri"/>
          <w:sz w:val="24"/>
          <w:szCs w:val="24"/>
        </w:rPr>
        <w:t xml:space="preserve">Preliminary author list - Rohit Negi, </w:t>
      </w:r>
      <w:proofErr w:type="spellStart"/>
      <w:r>
        <w:rPr>
          <w:rFonts w:ascii="Calibri" w:eastAsia="Calibri" w:hAnsi="Calibri" w:cs="Calibri"/>
          <w:sz w:val="24"/>
          <w:szCs w:val="24"/>
        </w:rPr>
        <w:t>Suchinda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Malaivijitnond</w:t>
      </w:r>
      <w:proofErr w:type="spellEnd"/>
      <w:r>
        <w:rPr>
          <w:rFonts w:ascii="Calibri" w:eastAsia="Calibri" w:hAnsi="Calibri" w:cs="Calibri"/>
          <w:sz w:val="24"/>
          <w:szCs w:val="24"/>
        </w:rPr>
        <w:t>, Lydia Luncz</w:t>
      </w:r>
    </w:p>
    <w:p w14:paraId="00000004" w14:textId="77777777" w:rsidR="00080756" w:rsidRDefault="00080756">
      <w:pPr>
        <w:jc w:val="both"/>
        <w:rPr>
          <w:rFonts w:ascii="Calibri" w:eastAsia="Calibri" w:hAnsi="Calibri" w:cs="Calibri"/>
          <w:sz w:val="24"/>
          <w:szCs w:val="24"/>
        </w:rPr>
      </w:pPr>
    </w:p>
    <w:p w14:paraId="00000005" w14:textId="521D054F" w:rsidR="00080756" w:rsidRDefault="00B65AFB">
      <w:pPr>
        <w:jc w:val="both"/>
        <w:rPr>
          <w:rFonts w:ascii="Calibri" w:eastAsia="Calibri" w:hAnsi="Calibri" w:cs="Calibri"/>
          <w:sz w:val="24"/>
          <w:szCs w:val="24"/>
        </w:rPr>
      </w:pPr>
      <w:r>
        <w:rPr>
          <w:rFonts w:ascii="Calibri" w:eastAsia="Calibri" w:hAnsi="Calibri" w:cs="Calibri"/>
          <w:sz w:val="24"/>
          <w:szCs w:val="24"/>
        </w:rPr>
        <w:t xml:space="preserve">Introduction </w:t>
      </w:r>
    </w:p>
    <w:p w14:paraId="3E618D74" w14:textId="25020E84" w:rsidR="00A96381" w:rsidRPr="00A96381" w:rsidRDefault="00A96381" w:rsidP="00A96381">
      <w:pPr>
        <w:pStyle w:val="ListParagraph"/>
        <w:numPr>
          <w:ilvl w:val="0"/>
          <w:numId w:val="2"/>
        </w:numPr>
        <w:jc w:val="both"/>
        <w:rPr>
          <w:rFonts w:ascii="Calibri" w:eastAsia="Calibri" w:hAnsi="Calibri" w:cs="Calibri"/>
          <w:b/>
          <w:color w:val="00B050"/>
          <w:sz w:val="24"/>
          <w:szCs w:val="24"/>
          <w:u w:val="single"/>
        </w:rPr>
      </w:pPr>
      <w:r w:rsidRPr="00A96381">
        <w:rPr>
          <w:rFonts w:ascii="Calibri" w:eastAsia="Calibri" w:hAnsi="Calibri" w:cs="Calibri"/>
          <w:b/>
          <w:color w:val="00B050"/>
          <w:sz w:val="24"/>
          <w:szCs w:val="24"/>
          <w:u w:val="single"/>
        </w:rPr>
        <w:t>Handedness in humans</w:t>
      </w:r>
      <w:r w:rsidR="007F5E13">
        <w:rPr>
          <w:rFonts w:ascii="Calibri" w:eastAsia="Calibri" w:hAnsi="Calibri" w:cs="Calibri"/>
          <w:b/>
          <w:color w:val="00B050"/>
          <w:sz w:val="24"/>
          <w:szCs w:val="24"/>
          <w:u w:val="single"/>
        </w:rPr>
        <w:t xml:space="preserve"> and why it is important</w:t>
      </w:r>
    </w:p>
    <w:p w14:paraId="153A0D70" w14:textId="0997C7FA" w:rsidR="00A96381" w:rsidRDefault="00843C46">
      <w:pPr>
        <w:jc w:val="both"/>
        <w:rPr>
          <w:rFonts w:ascii="Calibri" w:eastAsia="Calibri" w:hAnsi="Calibri" w:cs="Calibri"/>
          <w:sz w:val="24"/>
          <w:szCs w:val="24"/>
        </w:rPr>
      </w:pPr>
      <w:ins w:id="6" w:author="Lydia Luncz" w:date="2025-11-13T21:53:00Z">
        <w:r>
          <w:rPr>
            <w:rFonts w:ascii="Calibri" w:eastAsia="Calibri" w:hAnsi="Calibri" w:cs="Calibri"/>
            <w:sz w:val="24"/>
            <w:szCs w:val="24"/>
          </w:rPr>
          <w:t xml:space="preserve">Across all </w:t>
        </w:r>
      </w:ins>
      <w:r w:rsidR="00B65AFB">
        <w:rPr>
          <w:rFonts w:ascii="Calibri" w:eastAsia="Calibri" w:hAnsi="Calibri" w:cs="Calibri"/>
          <w:sz w:val="24"/>
          <w:szCs w:val="24"/>
        </w:rPr>
        <w:t>Humans</w:t>
      </w:r>
      <w:ins w:id="7" w:author="Lydia Luncz" w:date="2025-11-13T21:53:00Z">
        <w:r>
          <w:rPr>
            <w:rFonts w:ascii="Calibri" w:eastAsia="Calibri" w:hAnsi="Calibri" w:cs="Calibri"/>
            <w:sz w:val="24"/>
            <w:szCs w:val="24"/>
          </w:rPr>
          <w:t xml:space="preserve"> societies there is a strong </w:t>
        </w:r>
      </w:ins>
      <w:ins w:id="8" w:author="Lydia Luncz" w:date="2025-11-13T23:04:00Z">
        <w:r w:rsidR="005728DA">
          <w:rPr>
            <w:rFonts w:ascii="Calibri" w:eastAsia="Calibri" w:hAnsi="Calibri" w:cs="Calibri"/>
            <w:sz w:val="24"/>
            <w:szCs w:val="24"/>
          </w:rPr>
          <w:t>propensity</w:t>
        </w:r>
      </w:ins>
      <w:ins w:id="9" w:author="Lydia Luncz" w:date="2025-11-13T21:54:00Z">
        <w:r>
          <w:rPr>
            <w:rFonts w:ascii="Calibri" w:eastAsia="Calibri" w:hAnsi="Calibri" w:cs="Calibri"/>
            <w:sz w:val="24"/>
            <w:szCs w:val="24"/>
          </w:rPr>
          <w:t xml:space="preserve"> for </w:t>
        </w:r>
      </w:ins>
      <w:del w:id="10" w:author="Lydia Luncz" w:date="2025-11-13T21:55:00Z">
        <w:r w:rsidR="00B65AFB" w:rsidDel="00843C46">
          <w:rPr>
            <w:rFonts w:ascii="Calibri" w:eastAsia="Calibri" w:hAnsi="Calibri" w:cs="Calibri"/>
            <w:sz w:val="24"/>
            <w:szCs w:val="24"/>
          </w:rPr>
          <w:delText xml:space="preserve"> display a population-level</w:delText>
        </w:r>
      </w:del>
      <w:r w:rsidR="00B65AFB">
        <w:rPr>
          <w:rFonts w:ascii="Calibri" w:eastAsia="Calibri" w:hAnsi="Calibri" w:cs="Calibri"/>
          <w:sz w:val="24"/>
          <w:szCs w:val="24"/>
        </w:rPr>
        <w:t xml:space="preserve"> </w:t>
      </w:r>
      <w:ins w:id="11" w:author="Lydia Luncz" w:date="2025-11-13T21:55:00Z">
        <w:r>
          <w:rPr>
            <w:rFonts w:ascii="Calibri" w:eastAsia="Calibri" w:hAnsi="Calibri" w:cs="Calibri"/>
            <w:sz w:val="24"/>
            <w:szCs w:val="24"/>
          </w:rPr>
          <w:t xml:space="preserve">lateral specialization displayed in </w:t>
        </w:r>
      </w:ins>
      <w:commentRangeStart w:id="12"/>
      <w:r w:rsidR="00B65AFB">
        <w:rPr>
          <w:rFonts w:ascii="Calibri" w:eastAsia="Calibri" w:hAnsi="Calibri" w:cs="Calibri"/>
          <w:sz w:val="24"/>
          <w:szCs w:val="24"/>
        </w:rPr>
        <w:t>right-hand preference</w:t>
      </w:r>
      <w:ins w:id="13" w:author="Lydia Luncz" w:date="2025-11-13T21:56:00Z">
        <w:r>
          <w:rPr>
            <w:rFonts w:ascii="Calibri" w:eastAsia="Calibri" w:hAnsi="Calibri" w:cs="Calibri"/>
            <w:sz w:val="24"/>
            <w:szCs w:val="24"/>
          </w:rPr>
          <w:t xml:space="preserve"> to engage in </w:t>
        </w:r>
        <w:commentRangeStart w:id="14"/>
        <w:r>
          <w:rPr>
            <w:rFonts w:ascii="Calibri" w:eastAsia="Calibri" w:hAnsi="Calibri" w:cs="Calibri"/>
            <w:sz w:val="24"/>
            <w:szCs w:val="24"/>
          </w:rPr>
          <w:t>object m</w:t>
        </w:r>
      </w:ins>
      <w:ins w:id="15" w:author="Lydia Luncz" w:date="2025-11-13T21:57:00Z">
        <w:r>
          <w:rPr>
            <w:rFonts w:ascii="Calibri" w:eastAsia="Calibri" w:hAnsi="Calibri" w:cs="Calibri"/>
            <w:sz w:val="24"/>
            <w:szCs w:val="24"/>
          </w:rPr>
          <w:t>anipu</w:t>
        </w:r>
      </w:ins>
      <w:r w:rsidR="00C11379">
        <w:rPr>
          <w:rFonts w:ascii="Calibri" w:eastAsia="Calibri" w:hAnsi="Calibri" w:cs="Calibri"/>
          <w:sz w:val="24"/>
          <w:szCs w:val="24"/>
        </w:rPr>
        <w:t>l</w:t>
      </w:r>
      <w:ins w:id="16" w:author="Lydia Luncz" w:date="2025-11-13T21:57:00Z">
        <w:r>
          <w:rPr>
            <w:rFonts w:ascii="Calibri" w:eastAsia="Calibri" w:hAnsi="Calibri" w:cs="Calibri"/>
            <w:sz w:val="24"/>
            <w:szCs w:val="24"/>
          </w:rPr>
          <w:t>ation</w:t>
        </w:r>
      </w:ins>
      <w:r w:rsidR="00B65AFB">
        <w:rPr>
          <w:rFonts w:ascii="Calibri" w:eastAsia="Calibri" w:hAnsi="Calibri" w:cs="Calibri"/>
          <w:sz w:val="24"/>
          <w:szCs w:val="24"/>
        </w:rPr>
        <w:t xml:space="preserve"> </w:t>
      </w:r>
      <w:commentRangeEnd w:id="12"/>
      <w:r>
        <w:rPr>
          <w:rStyle w:val="CommentReference"/>
        </w:rPr>
        <w:commentReference w:id="12"/>
      </w:r>
      <w:commentRangeEnd w:id="14"/>
      <w:r w:rsidR="00C11379">
        <w:rPr>
          <w:rStyle w:val="CommentReference"/>
        </w:rPr>
        <w:commentReference w:id="14"/>
      </w:r>
      <w:hyperlink r:id="rId9">
        <w:r w:rsidR="00B65AFB">
          <w:rPr>
            <w:rFonts w:ascii="Calibri" w:eastAsia="Calibri" w:hAnsi="Calibri" w:cs="Calibri"/>
            <w:sz w:val="24"/>
            <w:szCs w:val="24"/>
          </w:rPr>
          <w:t>(</w:t>
        </w:r>
        <w:proofErr w:type="spellStart"/>
        <w:r w:rsidR="00B65AFB">
          <w:rPr>
            <w:rFonts w:ascii="Calibri" w:eastAsia="Calibri" w:hAnsi="Calibri" w:cs="Calibri"/>
            <w:sz w:val="24"/>
            <w:szCs w:val="24"/>
          </w:rPr>
          <w:t>Papadatou-Pastou</w:t>
        </w:r>
        <w:proofErr w:type="spellEnd"/>
        <w:r w:rsidR="00B65AFB">
          <w:rPr>
            <w:rFonts w:ascii="Calibri" w:eastAsia="Calibri" w:hAnsi="Calibri" w:cs="Calibri"/>
            <w:sz w:val="24"/>
            <w:szCs w:val="24"/>
          </w:rPr>
          <w:t xml:space="preserve"> et al., 2020)</w:t>
        </w:r>
      </w:hyperlink>
      <w:r w:rsidR="00B65AFB">
        <w:rPr>
          <w:rFonts w:ascii="Calibri" w:eastAsia="Calibri" w:hAnsi="Calibri" w:cs="Calibri"/>
          <w:sz w:val="24"/>
          <w:szCs w:val="24"/>
        </w:rPr>
        <w:t xml:space="preserve">. This widespread bias likely reflects the lateralized organization of the human brain, in which the </w:t>
      </w:r>
      <w:commentRangeStart w:id="17"/>
      <w:r w:rsidR="00B65AFB">
        <w:rPr>
          <w:rFonts w:ascii="Calibri" w:eastAsia="Calibri" w:hAnsi="Calibri" w:cs="Calibri"/>
          <w:sz w:val="24"/>
          <w:szCs w:val="24"/>
        </w:rPr>
        <w:t xml:space="preserve">left hemisphere </w:t>
      </w:r>
      <w:commentRangeEnd w:id="17"/>
      <w:r>
        <w:rPr>
          <w:rStyle w:val="CommentReference"/>
        </w:rPr>
        <w:commentReference w:id="17"/>
      </w:r>
      <w:r w:rsidR="00B65AFB">
        <w:rPr>
          <w:rFonts w:ascii="Calibri" w:eastAsia="Calibri" w:hAnsi="Calibri" w:cs="Calibri"/>
          <w:sz w:val="24"/>
          <w:szCs w:val="24"/>
        </w:rPr>
        <w:t xml:space="preserve">predominantly governs </w:t>
      </w:r>
      <w:del w:id="18" w:author="Lydia Luncz" w:date="2025-11-13T21:57:00Z">
        <w:r w:rsidR="00B65AFB" w:rsidDel="00843C46">
          <w:rPr>
            <w:rFonts w:ascii="Calibri" w:eastAsia="Calibri" w:hAnsi="Calibri" w:cs="Calibri"/>
            <w:sz w:val="24"/>
            <w:szCs w:val="24"/>
          </w:rPr>
          <w:delText>both</w:delText>
        </w:r>
      </w:del>
      <w:r w:rsidR="00B65AFB">
        <w:rPr>
          <w:rFonts w:ascii="Calibri" w:eastAsia="Calibri" w:hAnsi="Calibri" w:cs="Calibri"/>
          <w:sz w:val="24"/>
          <w:szCs w:val="24"/>
        </w:rPr>
        <w:t xml:space="preserve"> fine motor </w:t>
      </w:r>
      <w:proofErr w:type="gramStart"/>
      <w:r w:rsidR="00B65AFB">
        <w:rPr>
          <w:rFonts w:ascii="Calibri" w:eastAsia="Calibri" w:hAnsi="Calibri" w:cs="Calibri"/>
          <w:sz w:val="24"/>
          <w:szCs w:val="24"/>
        </w:rPr>
        <w:t>control</w:t>
      </w:r>
      <w:ins w:id="19" w:author="Lydia Luncz" w:date="2025-11-13T23:17:00Z">
        <w:r w:rsidR="00C11379">
          <w:rPr>
            <w:rFonts w:ascii="Calibri" w:eastAsia="Calibri" w:hAnsi="Calibri" w:cs="Calibri"/>
            <w:sz w:val="24"/>
            <w:szCs w:val="24"/>
          </w:rPr>
          <w:t xml:space="preserve"> </w:t>
        </w:r>
      </w:ins>
      <w:ins w:id="20" w:author="Lydia Luncz" w:date="2025-11-13T21:58:00Z">
        <w:r>
          <w:rPr>
            <w:rFonts w:ascii="Calibri" w:eastAsia="Calibri" w:hAnsi="Calibri" w:cs="Calibri"/>
            <w:sz w:val="24"/>
            <w:szCs w:val="24"/>
          </w:rPr>
          <w:t>.</w:t>
        </w:r>
        <w:proofErr w:type="gramEnd"/>
        <w:r>
          <w:rPr>
            <w:rFonts w:ascii="Calibri" w:eastAsia="Calibri" w:hAnsi="Calibri" w:cs="Calibri"/>
            <w:sz w:val="24"/>
            <w:szCs w:val="24"/>
          </w:rPr>
          <w:t xml:space="preserve"> </w:t>
        </w:r>
      </w:ins>
      <w:r w:rsidR="00B65AFB">
        <w:rPr>
          <w:rFonts w:ascii="Calibri" w:eastAsia="Calibri" w:hAnsi="Calibri" w:cs="Calibri"/>
          <w:sz w:val="24"/>
          <w:szCs w:val="24"/>
        </w:rPr>
        <w:t xml:space="preserve"> </w:t>
      </w:r>
      <w:ins w:id="21" w:author="Lydia Luncz" w:date="2025-11-13T21:59:00Z">
        <w:r>
          <w:rPr>
            <w:rFonts w:ascii="Calibri" w:eastAsia="Calibri" w:hAnsi="Calibri" w:cs="Calibri"/>
            <w:sz w:val="24"/>
            <w:szCs w:val="24"/>
          </w:rPr>
          <w:t xml:space="preserve">The </w:t>
        </w:r>
        <w:proofErr w:type="gramStart"/>
        <w:r>
          <w:rPr>
            <w:rFonts w:ascii="Calibri" w:eastAsia="Calibri" w:hAnsi="Calibri" w:cs="Calibri"/>
            <w:sz w:val="24"/>
            <w:szCs w:val="24"/>
          </w:rPr>
          <w:t>left brain</w:t>
        </w:r>
        <w:proofErr w:type="gramEnd"/>
        <w:r>
          <w:rPr>
            <w:rFonts w:ascii="Calibri" w:eastAsia="Calibri" w:hAnsi="Calibri" w:cs="Calibri"/>
            <w:sz w:val="24"/>
            <w:szCs w:val="24"/>
          </w:rPr>
          <w:t xml:space="preserve"> hemisphere is also </w:t>
        </w:r>
      </w:ins>
      <w:ins w:id="22" w:author="Lydia Luncz" w:date="2025-11-13T22:00:00Z">
        <w:r>
          <w:rPr>
            <w:rFonts w:ascii="Calibri" w:eastAsia="Calibri" w:hAnsi="Calibri" w:cs="Calibri"/>
            <w:sz w:val="24"/>
            <w:szCs w:val="24"/>
          </w:rPr>
          <w:t>responsible for</w:t>
        </w:r>
      </w:ins>
      <w:del w:id="23" w:author="Lydia Luncz" w:date="2025-11-13T22:00:00Z">
        <w:r w:rsidR="00B65AFB" w:rsidDel="00843C46">
          <w:rPr>
            <w:rFonts w:ascii="Calibri" w:eastAsia="Calibri" w:hAnsi="Calibri" w:cs="Calibri"/>
            <w:sz w:val="24"/>
            <w:szCs w:val="24"/>
          </w:rPr>
          <w:delText>and</w:delText>
        </w:r>
      </w:del>
      <w:r w:rsidR="00B65AFB">
        <w:rPr>
          <w:rFonts w:ascii="Calibri" w:eastAsia="Calibri" w:hAnsi="Calibri" w:cs="Calibri"/>
          <w:sz w:val="24"/>
          <w:szCs w:val="24"/>
        </w:rPr>
        <w:t xml:space="preserve"> language processing </w:t>
      </w:r>
      <w:hyperlink r:id="rId10">
        <w:r w:rsidR="00B65AFB">
          <w:rPr>
            <w:rFonts w:ascii="Calibri" w:eastAsia="Calibri" w:hAnsi="Calibri" w:cs="Calibri"/>
            <w:sz w:val="24"/>
            <w:szCs w:val="24"/>
          </w:rPr>
          <w:t>(</w:t>
        </w:r>
        <w:proofErr w:type="spellStart"/>
        <w:r w:rsidR="00B65AFB">
          <w:rPr>
            <w:rFonts w:ascii="Calibri" w:eastAsia="Calibri" w:hAnsi="Calibri" w:cs="Calibri"/>
            <w:sz w:val="24"/>
            <w:szCs w:val="24"/>
          </w:rPr>
          <w:t>Fedorenko</w:t>
        </w:r>
        <w:proofErr w:type="spellEnd"/>
        <w:r w:rsidR="00B65AFB">
          <w:rPr>
            <w:rFonts w:ascii="Calibri" w:eastAsia="Calibri" w:hAnsi="Calibri" w:cs="Calibri"/>
            <w:sz w:val="24"/>
            <w:szCs w:val="24"/>
          </w:rPr>
          <w:t xml:space="preserve"> et al., 2024; McManus, 1985; </w:t>
        </w:r>
        <w:proofErr w:type="spellStart"/>
        <w:r w:rsidR="00B65AFB">
          <w:rPr>
            <w:rFonts w:ascii="Calibri" w:eastAsia="Calibri" w:hAnsi="Calibri" w:cs="Calibri"/>
            <w:sz w:val="24"/>
            <w:szCs w:val="24"/>
          </w:rPr>
          <w:t>Ocklenburg</w:t>
        </w:r>
        <w:proofErr w:type="spellEnd"/>
        <w:r w:rsidR="00B65AFB">
          <w:rPr>
            <w:rFonts w:ascii="Calibri" w:eastAsia="Calibri" w:hAnsi="Calibri" w:cs="Calibri"/>
            <w:sz w:val="24"/>
            <w:szCs w:val="24"/>
          </w:rPr>
          <w:t xml:space="preserve"> &amp; </w:t>
        </w:r>
        <w:proofErr w:type="spellStart"/>
        <w:r w:rsidR="00B65AFB">
          <w:rPr>
            <w:rFonts w:ascii="Calibri" w:eastAsia="Calibri" w:hAnsi="Calibri" w:cs="Calibri"/>
            <w:sz w:val="24"/>
            <w:szCs w:val="24"/>
          </w:rPr>
          <w:t>Güntürkün</w:t>
        </w:r>
        <w:proofErr w:type="spellEnd"/>
        <w:r w:rsidR="00B65AFB">
          <w:rPr>
            <w:rFonts w:ascii="Calibri" w:eastAsia="Calibri" w:hAnsi="Calibri" w:cs="Calibri"/>
            <w:sz w:val="24"/>
            <w:szCs w:val="24"/>
          </w:rPr>
          <w:t>, 2018b)</w:t>
        </w:r>
      </w:hyperlink>
      <w:r w:rsidR="00B65AFB">
        <w:rPr>
          <w:rFonts w:ascii="Calibri" w:eastAsia="Calibri" w:hAnsi="Calibri" w:cs="Calibri"/>
          <w:sz w:val="24"/>
          <w:szCs w:val="24"/>
        </w:rPr>
        <w:t xml:space="preserve">. </w:t>
      </w:r>
      <w:commentRangeStart w:id="24"/>
      <w:r w:rsidR="00B65AFB">
        <w:rPr>
          <w:rFonts w:ascii="Calibri" w:eastAsia="Calibri" w:hAnsi="Calibri" w:cs="Calibri"/>
          <w:sz w:val="24"/>
          <w:szCs w:val="24"/>
        </w:rPr>
        <w:t xml:space="preserve">Because manual skill and language each depend on complex sequencing, coordination, and planning, their shared lateralization </w:t>
      </w:r>
      <w:ins w:id="25" w:author="Lydia Luncz" w:date="2025-11-13T22:00:00Z">
        <w:r>
          <w:rPr>
            <w:rFonts w:ascii="Calibri" w:eastAsia="Calibri" w:hAnsi="Calibri" w:cs="Calibri"/>
            <w:sz w:val="24"/>
            <w:szCs w:val="24"/>
          </w:rPr>
          <w:t xml:space="preserve">has been </w:t>
        </w:r>
        <w:r>
          <w:rPr>
            <w:rFonts w:ascii="Calibri" w:eastAsia="Calibri" w:hAnsi="Calibri" w:cs="Calibri"/>
            <w:sz w:val="24"/>
            <w:szCs w:val="24"/>
          </w:rPr>
          <w:lastRenderedPageBreak/>
          <w:t xml:space="preserve">suggested </w:t>
        </w:r>
      </w:ins>
      <w:del w:id="26" w:author="Lydia Luncz" w:date="2025-11-13T22:00:00Z">
        <w:r w:rsidR="00B65AFB" w:rsidDel="00843C46">
          <w:rPr>
            <w:rFonts w:ascii="Calibri" w:eastAsia="Calibri" w:hAnsi="Calibri" w:cs="Calibri"/>
            <w:sz w:val="24"/>
            <w:szCs w:val="24"/>
          </w:rPr>
          <w:delText>may point</w:delText>
        </w:r>
      </w:del>
      <w:r w:rsidR="00B65AFB">
        <w:rPr>
          <w:rFonts w:ascii="Calibri" w:eastAsia="Calibri" w:hAnsi="Calibri" w:cs="Calibri"/>
          <w:sz w:val="24"/>
          <w:szCs w:val="24"/>
        </w:rPr>
        <w:t xml:space="preserve"> to a common evolutionarily linked neural foundation for these uniquely human capacities</w:t>
      </w:r>
      <w:ins w:id="27" w:author="Lydia Luncz" w:date="2025-11-13T22:00:00Z">
        <w:r>
          <w:rPr>
            <w:rFonts w:ascii="Calibri" w:eastAsia="Calibri" w:hAnsi="Calibri" w:cs="Calibri"/>
            <w:sz w:val="24"/>
            <w:szCs w:val="24"/>
          </w:rPr>
          <w:t xml:space="preserve"> (reference)</w:t>
        </w:r>
      </w:ins>
      <w:r w:rsidR="00B65AFB">
        <w:rPr>
          <w:rFonts w:ascii="Calibri" w:eastAsia="Calibri" w:hAnsi="Calibri" w:cs="Calibri"/>
          <w:sz w:val="24"/>
          <w:szCs w:val="24"/>
        </w:rPr>
        <w:t xml:space="preserve">. </w:t>
      </w:r>
      <w:commentRangeEnd w:id="24"/>
      <w:r w:rsidR="00C11379">
        <w:rPr>
          <w:rStyle w:val="CommentReference"/>
        </w:rPr>
        <w:commentReference w:id="24"/>
      </w:r>
    </w:p>
    <w:p w14:paraId="57FEDE12" w14:textId="77777777" w:rsidR="00A96381" w:rsidRDefault="00A96381" w:rsidP="00A96381">
      <w:pPr>
        <w:jc w:val="both"/>
        <w:rPr>
          <w:ins w:id="28" w:author="Lydia Luncz" w:date="2025-11-13T22:57:00Z"/>
          <w:rFonts w:ascii="Calibri" w:eastAsia="Calibri" w:hAnsi="Calibri" w:cs="Calibri"/>
          <w:sz w:val="24"/>
          <w:szCs w:val="24"/>
        </w:rPr>
      </w:pPr>
      <w:commentRangeStart w:id="29"/>
      <w:ins w:id="30" w:author="Lydia Luncz" w:date="2025-11-13T22:57:00Z">
        <w:r>
          <w:rPr>
            <w:rFonts w:ascii="Calibri" w:eastAsia="Calibri" w:hAnsi="Calibri" w:cs="Calibri"/>
            <w:sz w:val="24"/>
            <w:szCs w:val="24"/>
          </w:rPr>
          <w:t xml:space="preserve">In parallel with these evolutionary frameworks, some researchers sought a genetic explanation and proposed single-gene models of handedness, reflecting the assumption that a specific gene or locus might dictate manual laterality in humans </w:t>
        </w:r>
        <w:r>
          <w:fldChar w:fldCharType="begin"/>
        </w:r>
        <w:r>
          <w:instrText xml:space="preserve"> HYPERLINK "https://www.zotero.org/google-docs/?BmVxuI" \h </w:instrText>
        </w:r>
        <w:r>
          <w:fldChar w:fldCharType="separate"/>
        </w:r>
        <w:r>
          <w:rPr>
            <w:rFonts w:ascii="Calibri" w:eastAsia="Calibri" w:hAnsi="Calibri" w:cs="Calibri"/>
            <w:sz w:val="24"/>
            <w:szCs w:val="24"/>
          </w:rPr>
          <w:t>(see example: McManus, 1985)</w:t>
        </w:r>
        <w:r>
          <w:rPr>
            <w:rFonts w:ascii="Calibri" w:eastAsia="Calibri" w:hAnsi="Calibri" w:cs="Calibri"/>
            <w:sz w:val="24"/>
            <w:szCs w:val="24"/>
          </w:rPr>
          <w:fldChar w:fldCharType="end"/>
        </w:r>
        <w:r>
          <w:rPr>
            <w:rFonts w:ascii="Calibri" w:eastAsia="Calibri" w:hAnsi="Calibri" w:cs="Calibri"/>
            <w:sz w:val="24"/>
            <w:szCs w:val="24"/>
          </w:rPr>
          <w:t xml:space="preserve">. However, accumulating genomic evidence has since challenged this view. Genome-wide association studies (GWAS) now indicate that handedness in humans is not defined by single-gene models, but are most likely dictated by multiple genetic loci </w:t>
        </w:r>
        <w:r>
          <w:fldChar w:fldCharType="begin"/>
        </w:r>
        <w:r>
          <w:instrText xml:space="preserve"> HYPERLINK "https://www.zotero.org/google-docs/?c4l4tZ" \h </w:instrText>
        </w:r>
        <w:r>
          <w:fldChar w:fldCharType="separate"/>
        </w:r>
        <w:r>
          <w:rPr>
            <w:rFonts w:ascii="Calibri" w:eastAsia="Calibri" w:hAnsi="Calibri" w:cs="Calibri"/>
            <w:sz w:val="24"/>
            <w:szCs w:val="24"/>
          </w:rPr>
          <w:t>(McManus et al., 2013)</w:t>
        </w:r>
        <w:r>
          <w:rPr>
            <w:rFonts w:ascii="Calibri" w:eastAsia="Calibri" w:hAnsi="Calibri" w:cs="Calibri"/>
            <w:sz w:val="24"/>
            <w:szCs w:val="24"/>
          </w:rPr>
          <w:fldChar w:fldCharType="end"/>
        </w:r>
        <w:r>
          <w:rPr>
            <w:rFonts w:ascii="Calibri" w:eastAsia="Calibri" w:hAnsi="Calibri" w:cs="Calibri"/>
            <w:sz w:val="24"/>
            <w:szCs w:val="24"/>
          </w:rPr>
          <w:t xml:space="preserve">. </w:t>
        </w:r>
        <w:commentRangeEnd w:id="29"/>
        <w:r>
          <w:rPr>
            <w:rStyle w:val="CommentReference"/>
          </w:rPr>
          <w:commentReference w:id="29"/>
        </w:r>
        <w:commentRangeStart w:id="31"/>
        <w:proofErr w:type="gramStart"/>
        <w:r>
          <w:rPr>
            <w:rFonts w:ascii="Calibri" w:eastAsia="Calibri" w:hAnsi="Calibri" w:cs="Calibri"/>
            <w:sz w:val="24"/>
            <w:szCs w:val="24"/>
          </w:rPr>
          <w:t>Thus</w:t>
        </w:r>
        <w:proofErr w:type="gramEnd"/>
        <w:r>
          <w:rPr>
            <w:rFonts w:ascii="Calibri" w:eastAsia="Calibri" w:hAnsi="Calibri" w:cs="Calibri"/>
            <w:sz w:val="24"/>
            <w:szCs w:val="24"/>
          </w:rPr>
          <w:t xml:space="preserve"> handedness has a genetic basis but is not genetically determined. </w:t>
        </w:r>
        <w:commentRangeEnd w:id="31"/>
        <w:r>
          <w:rPr>
            <w:rStyle w:val="CommentReference"/>
          </w:rPr>
          <w:commentReference w:id="31"/>
        </w:r>
        <w:commentRangeStart w:id="32"/>
        <w:r>
          <w:rPr>
            <w:rFonts w:ascii="Calibri" w:eastAsia="Calibri" w:hAnsi="Calibri" w:cs="Calibri"/>
            <w:sz w:val="24"/>
            <w:szCs w:val="24"/>
          </w:rPr>
          <w:t xml:space="preserve">, </w:t>
        </w:r>
        <w:commentRangeEnd w:id="32"/>
        <w:r>
          <w:rPr>
            <w:rStyle w:val="CommentReference"/>
          </w:rPr>
          <w:commentReference w:id="32"/>
        </w:r>
        <w:r>
          <w:rPr>
            <w:rFonts w:ascii="Calibri" w:eastAsia="Calibri" w:hAnsi="Calibri" w:cs="Calibri"/>
            <w:sz w:val="24"/>
            <w:szCs w:val="24"/>
          </w:rPr>
          <w:t xml:space="preserve">Despite a genetic bias for handedness (reference), hand dominance in humans can be flexible: individuals who lose their dominant hand can retrain their non-dominant hand later in life, and such retraining induces new neural pathways. </w:t>
        </w:r>
        <w:commentRangeStart w:id="33"/>
        <w:r>
          <w:rPr>
            <w:rFonts w:ascii="Calibri" w:eastAsia="Calibri" w:hAnsi="Calibri" w:cs="Calibri"/>
            <w:sz w:val="24"/>
            <w:szCs w:val="24"/>
          </w:rPr>
          <w:t xml:space="preserve">This plasticity underscores that hand-dominance is not exclusively tied to a single hemisphere, but rather involves dynamic, experience-dependent neural networks. Studies in mice further support this </w:t>
        </w:r>
        <w:proofErr w:type="gramStart"/>
        <w:r>
          <w:rPr>
            <w:rFonts w:ascii="Calibri" w:eastAsia="Calibri" w:hAnsi="Calibri" w:cs="Calibri"/>
            <w:sz w:val="24"/>
            <w:szCs w:val="24"/>
          </w:rPr>
          <w:t>view,  showing</w:t>
        </w:r>
        <w:proofErr w:type="gramEnd"/>
        <w:r>
          <w:rPr>
            <w:rFonts w:ascii="Calibri" w:eastAsia="Calibri" w:hAnsi="Calibri" w:cs="Calibri"/>
            <w:sz w:val="24"/>
            <w:szCs w:val="24"/>
          </w:rPr>
          <w:t xml:space="preserve"> that additive genetic effects along with non-shared environmental factors shape manual preferences </w:t>
        </w:r>
        <w:r>
          <w:fldChar w:fldCharType="begin"/>
        </w:r>
        <w:r>
          <w:instrText xml:space="preserve"> HYPERLINK "https://www.zotero.org/google-docs/?GlCKCi" \h </w:instrText>
        </w:r>
        <w:r>
          <w:fldChar w:fldCharType="separate"/>
        </w:r>
        <w:r>
          <w:rPr>
            <w:rFonts w:ascii="Calibri" w:eastAsia="Calibri" w:hAnsi="Calibri" w:cs="Calibri"/>
            <w:sz w:val="24"/>
            <w:szCs w:val="24"/>
          </w:rPr>
          <w:t>(Collins, 1968, 1975)</w:t>
        </w:r>
        <w:r>
          <w:rPr>
            <w:rFonts w:ascii="Calibri" w:eastAsia="Calibri" w:hAnsi="Calibri" w:cs="Calibri"/>
            <w:sz w:val="24"/>
            <w:szCs w:val="24"/>
          </w:rPr>
          <w:fldChar w:fldCharType="end"/>
        </w:r>
        <w:r>
          <w:rPr>
            <w:rFonts w:ascii="Calibri" w:eastAsia="Calibri" w:hAnsi="Calibri" w:cs="Calibri"/>
            <w:sz w:val="24"/>
            <w:szCs w:val="24"/>
          </w:rPr>
          <w:t xml:space="preserve">. In short, it seems that the genes set the bias for the dominant hand; environment and experience decide the expression. The key question, then, becomes: what environmental factors facilitate the expression of that bias. </w:t>
        </w:r>
        <w:commentRangeEnd w:id="33"/>
        <w:r>
          <w:rPr>
            <w:rStyle w:val="CommentReference"/>
          </w:rPr>
          <w:commentReference w:id="33"/>
        </w:r>
      </w:ins>
    </w:p>
    <w:p w14:paraId="0BB667C1" w14:textId="4E2E786D" w:rsidR="00A96381" w:rsidRDefault="00A96381">
      <w:pPr>
        <w:jc w:val="both"/>
        <w:rPr>
          <w:rFonts w:ascii="Calibri" w:eastAsia="Calibri" w:hAnsi="Calibri" w:cs="Calibri"/>
          <w:sz w:val="24"/>
          <w:szCs w:val="24"/>
        </w:rPr>
      </w:pPr>
    </w:p>
    <w:p w14:paraId="67CED4C6" w14:textId="6C102365" w:rsidR="00A96381" w:rsidRPr="00A96381" w:rsidRDefault="00A96381" w:rsidP="00A96381">
      <w:pPr>
        <w:pStyle w:val="ListParagraph"/>
        <w:numPr>
          <w:ilvl w:val="0"/>
          <w:numId w:val="2"/>
        </w:numPr>
        <w:jc w:val="both"/>
        <w:rPr>
          <w:rFonts w:ascii="Calibri" w:eastAsia="Calibri" w:hAnsi="Calibri" w:cs="Calibri"/>
          <w:b/>
          <w:color w:val="00B050"/>
          <w:sz w:val="24"/>
          <w:szCs w:val="24"/>
          <w:u w:val="single"/>
        </w:rPr>
      </w:pPr>
      <w:r w:rsidRPr="00A96381">
        <w:rPr>
          <w:rFonts w:ascii="Calibri" w:eastAsia="Calibri" w:hAnsi="Calibri" w:cs="Calibri"/>
          <w:b/>
          <w:color w:val="00B050"/>
          <w:sz w:val="24"/>
          <w:szCs w:val="24"/>
          <w:u w:val="single"/>
        </w:rPr>
        <w:t>What we know about the evolution of handedness and when it emerged</w:t>
      </w:r>
    </w:p>
    <w:p w14:paraId="00000006" w14:textId="1D9C2EA6" w:rsidR="00080756" w:rsidRDefault="00B65AFB">
      <w:pPr>
        <w:jc w:val="both"/>
        <w:rPr>
          <w:rFonts w:ascii="Calibri" w:eastAsia="Calibri" w:hAnsi="Calibri" w:cs="Calibri"/>
          <w:sz w:val="24"/>
          <w:szCs w:val="24"/>
        </w:rPr>
      </w:pPr>
      <w:r>
        <w:rPr>
          <w:rFonts w:ascii="Calibri" w:eastAsia="Calibri" w:hAnsi="Calibri" w:cs="Calibri"/>
          <w:sz w:val="24"/>
          <w:szCs w:val="24"/>
        </w:rPr>
        <w:t>The earliest known evidence of right-handedness in the hominin lineage appears in</w:t>
      </w:r>
      <w:commentRangeStart w:id="34"/>
      <w:r>
        <w:rPr>
          <w:rFonts w:ascii="Calibri" w:eastAsia="Calibri" w:hAnsi="Calibri" w:cs="Calibri"/>
          <w:sz w:val="24"/>
          <w:szCs w:val="24"/>
        </w:rPr>
        <w:t xml:space="preserve"> </w:t>
      </w:r>
      <w:r>
        <w:rPr>
          <w:rFonts w:ascii="Calibri" w:eastAsia="Calibri" w:hAnsi="Calibri" w:cs="Calibri"/>
          <w:i/>
          <w:iCs/>
          <w:sz w:val="24"/>
          <w:szCs w:val="24"/>
        </w:rPr>
        <w:t>Homo habilis</w:t>
      </w:r>
      <w:r>
        <w:rPr>
          <w:rFonts w:ascii="Calibri" w:eastAsia="Calibri" w:hAnsi="Calibri" w:cs="Calibri"/>
          <w:sz w:val="24"/>
          <w:szCs w:val="24"/>
        </w:rPr>
        <w:t xml:space="preserve"> approximately 1.8 million years ago </w:t>
      </w:r>
      <w:hyperlink r:id="rId11">
        <w:r>
          <w:rPr>
            <w:rFonts w:ascii="Calibri" w:eastAsia="Calibri" w:hAnsi="Calibri" w:cs="Calibri"/>
            <w:sz w:val="24"/>
            <w:szCs w:val="24"/>
          </w:rPr>
          <w:t>(Frayer et al., 2016)</w:t>
        </w:r>
      </w:hyperlink>
      <w:r>
        <w:rPr>
          <w:rFonts w:ascii="Calibri" w:eastAsia="Calibri" w:hAnsi="Calibri" w:cs="Calibri"/>
          <w:sz w:val="24"/>
          <w:szCs w:val="24"/>
        </w:rPr>
        <w:t xml:space="preserve">. </w:t>
      </w:r>
      <w:commentRangeEnd w:id="34"/>
      <w:r w:rsidR="00843C46">
        <w:rPr>
          <w:rStyle w:val="CommentReference"/>
        </w:rPr>
        <w:commentReference w:id="34"/>
      </w:r>
      <w:r>
        <w:rPr>
          <w:rFonts w:ascii="Calibri" w:eastAsia="Calibri" w:hAnsi="Calibri" w:cs="Calibri"/>
          <w:sz w:val="24"/>
          <w:szCs w:val="24"/>
        </w:rPr>
        <w:t>But the first clear signs of population-level right-hand bias are 500,000 years old documented in European pre-</w:t>
      </w:r>
      <w:commentRangeStart w:id="35"/>
      <w:r>
        <w:rPr>
          <w:rFonts w:ascii="Calibri" w:eastAsia="Calibri" w:hAnsi="Calibri" w:cs="Calibri"/>
          <w:sz w:val="24"/>
          <w:szCs w:val="24"/>
        </w:rPr>
        <w:t xml:space="preserve">modern humans: </w:t>
      </w:r>
      <w:r>
        <w:rPr>
          <w:rFonts w:ascii="Calibri" w:eastAsia="Calibri" w:hAnsi="Calibri" w:cs="Calibri"/>
          <w:i/>
          <w:iCs/>
          <w:sz w:val="24"/>
          <w:szCs w:val="24"/>
        </w:rPr>
        <w:t>Homo antecessor, Homo heidelbergensis, Homo neanderthalensis</w:t>
      </w:r>
      <w:r>
        <w:rPr>
          <w:rFonts w:ascii="Calibri" w:eastAsia="Calibri" w:hAnsi="Calibri" w:cs="Calibri"/>
          <w:sz w:val="24"/>
          <w:szCs w:val="24"/>
        </w:rPr>
        <w:t xml:space="preserve"> </w:t>
      </w:r>
      <w:hyperlink r:id="rId12">
        <w:r>
          <w:rPr>
            <w:rFonts w:ascii="Calibri" w:eastAsia="Calibri" w:hAnsi="Calibri" w:cs="Calibri"/>
            <w:sz w:val="24"/>
            <w:szCs w:val="24"/>
          </w:rPr>
          <w:t>(Frayer et al., 2012)</w:t>
        </w:r>
      </w:hyperlink>
      <w:r>
        <w:rPr>
          <w:rFonts w:ascii="Calibri" w:eastAsia="Calibri" w:hAnsi="Calibri" w:cs="Calibri"/>
          <w:sz w:val="24"/>
          <w:szCs w:val="24"/>
        </w:rPr>
        <w:t xml:space="preserve">. </w:t>
      </w:r>
      <w:commentRangeEnd w:id="35"/>
      <w:r w:rsidR="00843C46">
        <w:rPr>
          <w:rStyle w:val="CommentReference"/>
        </w:rPr>
        <w:commentReference w:id="35"/>
      </w:r>
      <w:commentRangeStart w:id="36"/>
      <w:r>
        <w:rPr>
          <w:rFonts w:ascii="Calibri" w:eastAsia="Calibri" w:hAnsi="Calibri" w:cs="Calibri"/>
          <w:sz w:val="24"/>
          <w:szCs w:val="24"/>
        </w:rPr>
        <w:t xml:space="preserve">These findings have inspired several evolutionary hypotheses to explain handedness in humans, example: posture origin hypothesis </w:t>
      </w:r>
      <w:hyperlink r:id="rId13">
        <w:r>
          <w:rPr>
            <w:rFonts w:ascii="Calibri" w:eastAsia="Calibri" w:hAnsi="Calibri" w:cs="Calibri"/>
            <w:sz w:val="24"/>
            <w:szCs w:val="24"/>
          </w:rPr>
          <w:t>(</w:t>
        </w:r>
        <w:proofErr w:type="spellStart"/>
        <w:r>
          <w:rPr>
            <w:rFonts w:ascii="Calibri" w:eastAsia="Calibri" w:hAnsi="Calibri" w:cs="Calibri"/>
            <w:sz w:val="24"/>
            <w:szCs w:val="24"/>
          </w:rPr>
          <w:t>MacNeilage</w:t>
        </w:r>
        <w:proofErr w:type="spellEnd"/>
        <w:r>
          <w:rPr>
            <w:rFonts w:ascii="Calibri" w:eastAsia="Calibri" w:hAnsi="Calibri" w:cs="Calibri"/>
            <w:sz w:val="24"/>
            <w:szCs w:val="24"/>
          </w:rPr>
          <w:t xml:space="preserve"> et al., 1987)</w:t>
        </w:r>
      </w:hyperlink>
      <w:r>
        <w:rPr>
          <w:rFonts w:ascii="Calibri" w:eastAsia="Calibri" w:hAnsi="Calibri" w:cs="Calibri"/>
          <w:sz w:val="24"/>
          <w:szCs w:val="24"/>
        </w:rPr>
        <w:t xml:space="preserve">, tool-use hypothesis </w:t>
      </w:r>
      <w:hyperlink r:id="rId14">
        <w:r>
          <w:rPr>
            <w:rFonts w:ascii="Calibri" w:eastAsia="Calibri" w:hAnsi="Calibri" w:cs="Calibri"/>
            <w:sz w:val="24"/>
            <w:szCs w:val="24"/>
          </w:rPr>
          <w:t>(Napier, 1962)</w:t>
        </w:r>
      </w:hyperlink>
      <w:r>
        <w:rPr>
          <w:rFonts w:ascii="Calibri" w:eastAsia="Calibri" w:hAnsi="Calibri" w:cs="Calibri"/>
          <w:sz w:val="24"/>
          <w:szCs w:val="24"/>
        </w:rPr>
        <w:t xml:space="preserve">, each attempting to trace the roots of right-handedness deep into our evolutionary history. </w:t>
      </w:r>
      <w:commentRangeEnd w:id="36"/>
      <w:r w:rsidR="00843C46">
        <w:rPr>
          <w:rStyle w:val="CommentReference"/>
        </w:rPr>
        <w:commentReference w:id="36"/>
      </w:r>
    </w:p>
    <w:p w14:paraId="00000007" w14:textId="77777777" w:rsidR="00080756" w:rsidRDefault="00080756">
      <w:pPr>
        <w:jc w:val="both"/>
        <w:rPr>
          <w:rFonts w:ascii="Calibri" w:eastAsia="Calibri" w:hAnsi="Calibri" w:cs="Calibri"/>
          <w:sz w:val="24"/>
          <w:szCs w:val="24"/>
        </w:rPr>
      </w:pPr>
    </w:p>
    <w:p w14:paraId="00000008" w14:textId="429E8FC9" w:rsidR="00080756" w:rsidDel="00A96381" w:rsidRDefault="00B65AFB">
      <w:pPr>
        <w:jc w:val="both"/>
        <w:rPr>
          <w:del w:id="37" w:author="Lydia Luncz" w:date="2025-11-13T22:57:00Z"/>
          <w:rFonts w:ascii="Calibri" w:eastAsia="Calibri" w:hAnsi="Calibri" w:cs="Calibri"/>
          <w:sz w:val="24"/>
          <w:szCs w:val="24"/>
        </w:rPr>
      </w:pPr>
      <w:commentRangeStart w:id="38"/>
      <w:del w:id="39" w:author="Lydia Luncz" w:date="2025-11-13T22:57:00Z">
        <w:r w:rsidDel="00A96381">
          <w:rPr>
            <w:rFonts w:ascii="Calibri" w:eastAsia="Calibri" w:hAnsi="Calibri" w:cs="Calibri"/>
            <w:sz w:val="24"/>
            <w:szCs w:val="24"/>
          </w:rPr>
          <w:delText xml:space="preserve">In parallel with these evolutionary frameworks, some researchers sought a genetic explanation and proposed single-gene models of handedness, reflecting the assumption that a specific gene or locus might dictate manual laterality in humans </w:delText>
        </w:r>
        <w:r w:rsidR="008B08F2" w:rsidDel="00A96381">
          <w:fldChar w:fldCharType="begin"/>
        </w:r>
        <w:r w:rsidR="008B08F2" w:rsidDel="00A96381">
          <w:delInstrText xml:space="preserve"> HYPERLINK "https://www.zotero.org/google-docs/?BmVxuI" \h </w:delInstrText>
        </w:r>
        <w:r w:rsidR="008B08F2" w:rsidDel="00A96381">
          <w:fldChar w:fldCharType="separate"/>
        </w:r>
        <w:r w:rsidDel="00A96381">
          <w:rPr>
            <w:rFonts w:ascii="Calibri" w:eastAsia="Calibri" w:hAnsi="Calibri" w:cs="Calibri"/>
            <w:sz w:val="24"/>
            <w:szCs w:val="24"/>
          </w:rPr>
          <w:delText>(see example: McManus, 1985)</w:delText>
        </w:r>
        <w:r w:rsidR="008B08F2" w:rsidDel="00A96381">
          <w:rPr>
            <w:rFonts w:ascii="Calibri" w:eastAsia="Calibri" w:hAnsi="Calibri" w:cs="Calibri"/>
            <w:sz w:val="24"/>
            <w:szCs w:val="24"/>
          </w:rPr>
          <w:fldChar w:fldCharType="end"/>
        </w:r>
        <w:r w:rsidDel="00A96381">
          <w:rPr>
            <w:rFonts w:ascii="Calibri" w:eastAsia="Calibri" w:hAnsi="Calibri" w:cs="Calibri"/>
            <w:sz w:val="24"/>
            <w:szCs w:val="24"/>
          </w:rPr>
          <w:delText xml:space="preserve">. However, accumulating genomic evidence has since challenged this view. Genome-wide association studies (GWAS) now indicate that handedness in humans is not defined by single-gene models, but are most likely dictated by multiple genetic loci </w:delText>
        </w:r>
        <w:r w:rsidR="008B08F2" w:rsidDel="00A96381">
          <w:fldChar w:fldCharType="begin"/>
        </w:r>
        <w:r w:rsidR="008B08F2" w:rsidDel="00A96381">
          <w:delInstrText xml:space="preserve"> HYPERLINK "https://www.zotero.org/google-docs/?c4l4tZ" \h </w:delInstrText>
        </w:r>
        <w:r w:rsidR="008B08F2" w:rsidDel="00A96381">
          <w:fldChar w:fldCharType="separate"/>
        </w:r>
        <w:r w:rsidDel="00A96381">
          <w:rPr>
            <w:rFonts w:ascii="Calibri" w:eastAsia="Calibri" w:hAnsi="Calibri" w:cs="Calibri"/>
            <w:sz w:val="24"/>
            <w:szCs w:val="24"/>
          </w:rPr>
          <w:delText>(McManus et al., 2013)</w:delText>
        </w:r>
        <w:r w:rsidR="008B08F2" w:rsidDel="00A96381">
          <w:rPr>
            <w:rFonts w:ascii="Calibri" w:eastAsia="Calibri" w:hAnsi="Calibri" w:cs="Calibri"/>
            <w:sz w:val="24"/>
            <w:szCs w:val="24"/>
          </w:rPr>
          <w:fldChar w:fldCharType="end"/>
        </w:r>
        <w:r w:rsidDel="00A96381">
          <w:rPr>
            <w:rFonts w:ascii="Calibri" w:eastAsia="Calibri" w:hAnsi="Calibri" w:cs="Calibri"/>
            <w:sz w:val="24"/>
            <w:szCs w:val="24"/>
          </w:rPr>
          <w:delText xml:space="preserve">. </w:delText>
        </w:r>
        <w:commentRangeEnd w:id="38"/>
        <w:r w:rsidR="008B08F2" w:rsidDel="00A96381">
          <w:rPr>
            <w:rStyle w:val="CommentReference"/>
          </w:rPr>
          <w:commentReference w:id="38"/>
        </w:r>
        <w:commentRangeStart w:id="40"/>
        <w:r w:rsidDel="00A96381">
          <w:rPr>
            <w:rFonts w:ascii="Calibri" w:eastAsia="Calibri" w:hAnsi="Calibri" w:cs="Calibri"/>
            <w:sz w:val="24"/>
            <w:szCs w:val="24"/>
          </w:rPr>
          <w:delText xml:space="preserve">Thus handedness has a genetic basis but is not genetically determined. </w:delText>
        </w:r>
        <w:commentRangeEnd w:id="40"/>
        <w:r w:rsidR="008B08F2" w:rsidDel="00A96381">
          <w:rPr>
            <w:rStyle w:val="CommentReference"/>
          </w:rPr>
          <w:commentReference w:id="40"/>
        </w:r>
      </w:del>
      <w:commentRangeStart w:id="41"/>
      <w:del w:id="42" w:author="Lydia Luncz" w:date="2025-11-13T22:06:00Z">
        <w:r w:rsidDel="008B08F2">
          <w:rPr>
            <w:rFonts w:ascii="Calibri" w:eastAsia="Calibri" w:hAnsi="Calibri" w:cs="Calibri"/>
            <w:sz w:val="24"/>
            <w:szCs w:val="24"/>
          </w:rPr>
          <w:delText>Interestingly</w:delText>
        </w:r>
      </w:del>
      <w:del w:id="43" w:author="Lydia Luncz" w:date="2025-11-13T22:57:00Z">
        <w:r w:rsidDel="00A96381">
          <w:rPr>
            <w:rFonts w:ascii="Calibri" w:eastAsia="Calibri" w:hAnsi="Calibri" w:cs="Calibri"/>
            <w:sz w:val="24"/>
            <w:szCs w:val="24"/>
          </w:rPr>
          <w:delText xml:space="preserve">, </w:delText>
        </w:r>
        <w:commentRangeEnd w:id="41"/>
        <w:r w:rsidR="008B08F2" w:rsidDel="00A96381">
          <w:rPr>
            <w:rStyle w:val="CommentReference"/>
          </w:rPr>
          <w:commentReference w:id="41"/>
        </w:r>
        <w:r w:rsidDel="00A96381">
          <w:rPr>
            <w:rFonts w:ascii="Calibri" w:eastAsia="Calibri" w:hAnsi="Calibri" w:cs="Calibri"/>
            <w:sz w:val="24"/>
            <w:szCs w:val="24"/>
          </w:rPr>
          <w:delText xml:space="preserve">hand dominance in humans </w:delText>
        </w:r>
      </w:del>
      <w:del w:id="44" w:author="Lydia Luncz" w:date="2025-11-13T22:07:00Z">
        <w:r w:rsidDel="008B08F2">
          <w:rPr>
            <w:rFonts w:ascii="Calibri" w:eastAsia="Calibri" w:hAnsi="Calibri" w:cs="Calibri"/>
            <w:sz w:val="24"/>
            <w:szCs w:val="24"/>
          </w:rPr>
          <w:delText>is</w:delText>
        </w:r>
      </w:del>
      <w:del w:id="45" w:author="Lydia Luncz" w:date="2025-11-13T22:57:00Z">
        <w:r w:rsidDel="00A96381">
          <w:rPr>
            <w:rFonts w:ascii="Calibri" w:eastAsia="Calibri" w:hAnsi="Calibri" w:cs="Calibri"/>
            <w:sz w:val="24"/>
            <w:szCs w:val="24"/>
          </w:rPr>
          <w:delText xml:space="preserve"> flexible: individuals who lose their dominant hand can retrain their non-dominant hand later in life, and such retraining induces new neural pathways. </w:delText>
        </w:r>
        <w:commentRangeStart w:id="46"/>
        <w:r w:rsidDel="00A96381">
          <w:rPr>
            <w:rFonts w:ascii="Calibri" w:eastAsia="Calibri" w:hAnsi="Calibri" w:cs="Calibri"/>
            <w:sz w:val="24"/>
            <w:szCs w:val="24"/>
          </w:rPr>
          <w:delText xml:space="preserve">This plasticity underscores that hand-dominance is not exclusively tied to a single hemisphere, but rather involves dynamic, </w:delText>
        </w:r>
        <w:r w:rsidDel="00A96381">
          <w:rPr>
            <w:rFonts w:ascii="Calibri" w:eastAsia="Calibri" w:hAnsi="Calibri" w:cs="Calibri"/>
            <w:sz w:val="24"/>
            <w:szCs w:val="24"/>
          </w:rPr>
          <w:lastRenderedPageBreak/>
          <w:delText xml:space="preserve">experience-dependent neural networks. Studies in mice further support this view,  showing that additive genetic effects along with non-shared environmental factors shape manual preferences </w:delText>
        </w:r>
        <w:r w:rsidR="008B08F2" w:rsidDel="00A96381">
          <w:fldChar w:fldCharType="begin"/>
        </w:r>
        <w:r w:rsidR="008B08F2" w:rsidDel="00A96381">
          <w:delInstrText xml:space="preserve"> HYPERLINK "https://www.zotero.org/google-docs/?GlCKCi" \h </w:delInstrText>
        </w:r>
        <w:r w:rsidR="008B08F2" w:rsidDel="00A96381">
          <w:fldChar w:fldCharType="separate"/>
        </w:r>
        <w:r w:rsidDel="00A96381">
          <w:rPr>
            <w:rFonts w:ascii="Calibri" w:eastAsia="Calibri" w:hAnsi="Calibri" w:cs="Calibri"/>
            <w:sz w:val="24"/>
            <w:szCs w:val="24"/>
          </w:rPr>
          <w:delText>(Collins, 1968, 1975)</w:delText>
        </w:r>
        <w:r w:rsidR="008B08F2" w:rsidDel="00A96381">
          <w:rPr>
            <w:rFonts w:ascii="Calibri" w:eastAsia="Calibri" w:hAnsi="Calibri" w:cs="Calibri"/>
            <w:sz w:val="24"/>
            <w:szCs w:val="24"/>
          </w:rPr>
          <w:fldChar w:fldCharType="end"/>
        </w:r>
        <w:r w:rsidDel="00A96381">
          <w:rPr>
            <w:rFonts w:ascii="Calibri" w:eastAsia="Calibri" w:hAnsi="Calibri" w:cs="Calibri"/>
            <w:sz w:val="24"/>
            <w:szCs w:val="24"/>
          </w:rPr>
          <w:delText xml:space="preserve">. In short, it seems that the genes set the bias for the dominant hand; environment and experience decide the expression. The key question, then, becomes: what environmental factors facilitate the expression of that bias. </w:delText>
        </w:r>
        <w:commentRangeEnd w:id="46"/>
        <w:r w:rsidR="008B08F2" w:rsidDel="00A96381">
          <w:rPr>
            <w:rStyle w:val="CommentReference"/>
          </w:rPr>
          <w:commentReference w:id="46"/>
        </w:r>
      </w:del>
    </w:p>
    <w:p w14:paraId="00000009" w14:textId="77777777" w:rsidR="00080756" w:rsidRDefault="00080756">
      <w:pPr>
        <w:jc w:val="both"/>
        <w:rPr>
          <w:rFonts w:ascii="Calibri" w:eastAsia="Calibri" w:hAnsi="Calibri" w:cs="Calibri"/>
          <w:sz w:val="24"/>
          <w:szCs w:val="24"/>
        </w:rPr>
      </w:pPr>
    </w:p>
    <w:p w14:paraId="14A9AB46" w14:textId="7A2A6D78" w:rsidR="00A96381" w:rsidRPr="00A96381" w:rsidRDefault="00A96381" w:rsidP="00A96381">
      <w:pPr>
        <w:pStyle w:val="ListParagraph"/>
        <w:numPr>
          <w:ilvl w:val="0"/>
          <w:numId w:val="2"/>
        </w:numPr>
        <w:jc w:val="both"/>
        <w:rPr>
          <w:ins w:id="47" w:author="Lydia Luncz" w:date="2025-11-13T22:58:00Z"/>
          <w:rFonts w:ascii="Calibri" w:eastAsia="Calibri" w:hAnsi="Calibri" w:cs="Calibri"/>
          <w:b/>
          <w:color w:val="00B050"/>
          <w:sz w:val="24"/>
          <w:szCs w:val="24"/>
          <w:u w:val="single"/>
        </w:rPr>
      </w:pPr>
      <w:r w:rsidRPr="00A96381">
        <w:rPr>
          <w:rFonts w:ascii="Calibri" w:eastAsia="Calibri" w:hAnsi="Calibri" w:cs="Calibri"/>
          <w:b/>
          <w:color w:val="00B050"/>
          <w:sz w:val="24"/>
          <w:szCs w:val="24"/>
          <w:u w:val="single"/>
        </w:rPr>
        <w:t>Potential evolutionary explanations for handedness</w:t>
      </w:r>
    </w:p>
    <w:p w14:paraId="0000000A" w14:textId="79BBF605" w:rsidR="00080756" w:rsidRDefault="00B65AFB">
      <w:pPr>
        <w:jc w:val="both"/>
        <w:rPr>
          <w:rFonts w:ascii="Calibri" w:eastAsia="Calibri" w:hAnsi="Calibri" w:cs="Calibri"/>
          <w:sz w:val="24"/>
          <w:szCs w:val="24"/>
        </w:rPr>
      </w:pPr>
      <w:r>
        <w:rPr>
          <w:rFonts w:ascii="Calibri" w:eastAsia="Calibri" w:hAnsi="Calibri" w:cs="Calibri"/>
          <w:sz w:val="24"/>
          <w:szCs w:val="24"/>
        </w:rPr>
        <w:t xml:space="preserve">The strength of </w:t>
      </w:r>
      <w:commentRangeStart w:id="48"/>
      <w:r>
        <w:rPr>
          <w:rFonts w:ascii="Calibri" w:eastAsia="Calibri" w:hAnsi="Calibri" w:cs="Calibri"/>
          <w:sz w:val="24"/>
          <w:szCs w:val="24"/>
        </w:rPr>
        <w:t xml:space="preserve">population asymmetry </w:t>
      </w:r>
      <w:commentRangeEnd w:id="48"/>
      <w:r w:rsidR="008B08F2">
        <w:rPr>
          <w:rStyle w:val="CommentReference"/>
        </w:rPr>
        <w:commentReference w:id="48"/>
      </w:r>
      <w:r>
        <w:rPr>
          <w:rFonts w:ascii="Calibri" w:eastAsia="Calibri" w:hAnsi="Calibri" w:cs="Calibri"/>
          <w:sz w:val="24"/>
          <w:szCs w:val="24"/>
        </w:rPr>
        <w:t xml:space="preserve">has been argued to be related to the manual complexity of the actions </w:t>
      </w:r>
      <w:commentRangeStart w:id="49"/>
      <w:r>
        <w:rPr>
          <w:rFonts w:ascii="Calibri" w:eastAsia="Calibri" w:hAnsi="Calibri" w:cs="Calibri"/>
          <w:sz w:val="24"/>
          <w:szCs w:val="24"/>
        </w:rPr>
        <w:t xml:space="preserve">that the animals </w:t>
      </w:r>
      <w:commentRangeEnd w:id="49"/>
      <w:r w:rsidR="008B08F2">
        <w:rPr>
          <w:rStyle w:val="CommentReference"/>
        </w:rPr>
        <w:commentReference w:id="49"/>
      </w:r>
      <w:r>
        <w:rPr>
          <w:rFonts w:ascii="Calibri" w:eastAsia="Calibri" w:hAnsi="Calibri" w:cs="Calibri"/>
          <w:sz w:val="24"/>
          <w:szCs w:val="24"/>
        </w:rPr>
        <w:t xml:space="preserve">are able to produce </w:t>
      </w:r>
      <w:hyperlink r:id="rId15">
        <w:r>
          <w:rPr>
            <w:rFonts w:ascii="Calibri" w:eastAsia="Calibri" w:hAnsi="Calibri" w:cs="Calibri"/>
            <w:sz w:val="24"/>
            <w:szCs w:val="24"/>
          </w:rPr>
          <w:t xml:space="preserve">(see chapter 2 - </w:t>
        </w:r>
        <w:proofErr w:type="spellStart"/>
        <w:r>
          <w:rPr>
            <w:rFonts w:ascii="Calibri" w:eastAsia="Calibri" w:hAnsi="Calibri" w:cs="Calibri"/>
            <w:sz w:val="24"/>
            <w:szCs w:val="24"/>
          </w:rPr>
          <w:t>Ocklenburg</w:t>
        </w:r>
        <w:proofErr w:type="spellEnd"/>
        <w:r>
          <w:rPr>
            <w:rFonts w:ascii="Calibri" w:eastAsia="Calibri" w:hAnsi="Calibri" w:cs="Calibri"/>
            <w:sz w:val="24"/>
            <w:szCs w:val="24"/>
          </w:rPr>
          <w:t xml:space="preserve"> &amp; </w:t>
        </w:r>
        <w:proofErr w:type="spellStart"/>
        <w:r>
          <w:rPr>
            <w:rFonts w:ascii="Calibri" w:eastAsia="Calibri" w:hAnsi="Calibri" w:cs="Calibri"/>
            <w:sz w:val="24"/>
            <w:szCs w:val="24"/>
          </w:rPr>
          <w:t>Güntürkün</w:t>
        </w:r>
        <w:proofErr w:type="spellEnd"/>
        <w:r>
          <w:rPr>
            <w:rFonts w:ascii="Calibri" w:eastAsia="Calibri" w:hAnsi="Calibri" w:cs="Calibri"/>
            <w:sz w:val="24"/>
            <w:szCs w:val="24"/>
          </w:rPr>
          <w:t>, 2018a)</w:t>
        </w:r>
      </w:hyperlink>
      <w:r>
        <w:rPr>
          <w:rFonts w:ascii="Calibri" w:eastAsia="Calibri" w:hAnsi="Calibri" w:cs="Calibri"/>
          <w:sz w:val="24"/>
          <w:szCs w:val="24"/>
        </w:rPr>
        <w:t xml:space="preserve">. </w:t>
      </w:r>
      <w:commentRangeStart w:id="50"/>
      <w:r>
        <w:rPr>
          <w:rFonts w:ascii="Calibri" w:eastAsia="Calibri" w:hAnsi="Calibri" w:cs="Calibri"/>
          <w:sz w:val="24"/>
          <w:szCs w:val="24"/>
        </w:rPr>
        <w:t xml:space="preserve">The task complexity hypothesis </w:t>
      </w:r>
      <w:commentRangeEnd w:id="50"/>
      <w:r w:rsidR="008B08F2">
        <w:rPr>
          <w:rStyle w:val="CommentReference"/>
        </w:rPr>
        <w:commentReference w:id="50"/>
      </w:r>
      <w:r>
        <w:rPr>
          <w:rFonts w:ascii="Calibri" w:eastAsia="Calibri" w:hAnsi="Calibri" w:cs="Calibri"/>
          <w:sz w:val="24"/>
          <w:szCs w:val="24"/>
        </w:rPr>
        <w:t xml:space="preserve">posits that the likelihood of population-level handedness increases with the coordination, sequencing, and precision demands of a behavior </w:t>
      </w:r>
      <w:hyperlink r:id="rId16">
        <w:r>
          <w:rPr>
            <w:rFonts w:ascii="Calibri" w:eastAsia="Calibri" w:hAnsi="Calibri" w:cs="Calibri"/>
            <w:sz w:val="24"/>
            <w:szCs w:val="24"/>
          </w:rPr>
          <w:t>(Bryden, 2000)</w:t>
        </w:r>
      </w:hyperlink>
      <w:r>
        <w:rPr>
          <w:rFonts w:ascii="Calibri" w:eastAsia="Calibri" w:hAnsi="Calibri" w:cs="Calibri"/>
          <w:sz w:val="24"/>
          <w:szCs w:val="24"/>
        </w:rPr>
        <w:t xml:space="preserve">. </w:t>
      </w:r>
      <w:del w:id="51" w:author="Lydia Luncz" w:date="2025-11-13T22:11:00Z">
        <w:r w:rsidDel="008B08F2">
          <w:rPr>
            <w:rFonts w:ascii="Calibri" w:eastAsia="Calibri" w:hAnsi="Calibri" w:cs="Calibri"/>
            <w:sz w:val="24"/>
            <w:szCs w:val="24"/>
          </w:rPr>
          <w:delText xml:space="preserve">Put simply, </w:delText>
        </w:r>
      </w:del>
      <w:r>
        <w:rPr>
          <w:rFonts w:ascii="Calibri" w:eastAsia="Calibri" w:hAnsi="Calibri" w:cs="Calibri"/>
          <w:sz w:val="24"/>
          <w:szCs w:val="24"/>
        </w:rPr>
        <w:t xml:space="preserve">the more complex the task, the greater the likelihood of expressing handedness. Tool use represents one such complex behavior, as it requires coordination, precision, and force calibration. </w:t>
      </w:r>
      <w:commentRangeStart w:id="52"/>
      <w:r>
        <w:rPr>
          <w:rFonts w:ascii="Calibri" w:eastAsia="Calibri" w:hAnsi="Calibri" w:cs="Calibri"/>
          <w:sz w:val="24"/>
          <w:szCs w:val="24"/>
        </w:rPr>
        <w:t xml:space="preserve">Accordingly, the tool-use hypothesis </w:t>
      </w:r>
      <w:hyperlink r:id="rId17">
        <w:r>
          <w:rPr>
            <w:rFonts w:ascii="Calibri" w:eastAsia="Calibri" w:hAnsi="Calibri" w:cs="Calibri"/>
            <w:sz w:val="24"/>
            <w:szCs w:val="24"/>
          </w:rPr>
          <w:t>(Napier, 1962)</w:t>
        </w:r>
      </w:hyperlink>
      <w:r>
        <w:rPr>
          <w:rFonts w:ascii="Calibri" w:eastAsia="Calibri" w:hAnsi="Calibri" w:cs="Calibri"/>
          <w:sz w:val="24"/>
          <w:szCs w:val="24"/>
        </w:rPr>
        <w:t xml:space="preserve"> argues that tool use may have provided the ecological and behavioral context in which handedness proliferated in humans.</w:t>
      </w:r>
      <w:commentRangeEnd w:id="52"/>
      <w:r w:rsidR="008B08F2">
        <w:rPr>
          <w:rStyle w:val="CommentReference"/>
        </w:rPr>
        <w:commentReference w:id="52"/>
      </w:r>
    </w:p>
    <w:p w14:paraId="3ADA0571" w14:textId="25B9C764" w:rsidR="00A96381" w:rsidRDefault="00A96381">
      <w:pPr>
        <w:jc w:val="both"/>
        <w:rPr>
          <w:rFonts w:ascii="Calibri" w:eastAsia="Calibri" w:hAnsi="Calibri" w:cs="Calibri"/>
          <w:sz w:val="24"/>
          <w:szCs w:val="24"/>
        </w:rPr>
      </w:pPr>
    </w:p>
    <w:p w14:paraId="63231DCB" w14:textId="0DEB78C9" w:rsidR="00A96381" w:rsidRPr="00A96381" w:rsidRDefault="00A96381" w:rsidP="00A96381">
      <w:pPr>
        <w:pStyle w:val="ListParagraph"/>
        <w:numPr>
          <w:ilvl w:val="0"/>
          <w:numId w:val="2"/>
        </w:numPr>
        <w:jc w:val="both"/>
        <w:rPr>
          <w:rFonts w:ascii="Calibri" w:eastAsia="Calibri" w:hAnsi="Calibri" w:cs="Calibri"/>
          <w:b/>
          <w:color w:val="00B050"/>
          <w:sz w:val="24"/>
          <w:szCs w:val="24"/>
          <w:u w:val="single"/>
        </w:rPr>
      </w:pPr>
      <w:r w:rsidRPr="00A96381">
        <w:rPr>
          <w:rFonts w:ascii="Calibri" w:eastAsia="Calibri" w:hAnsi="Calibri" w:cs="Calibri"/>
          <w:b/>
          <w:color w:val="00B050"/>
          <w:sz w:val="24"/>
          <w:szCs w:val="24"/>
          <w:u w:val="single"/>
        </w:rPr>
        <w:t xml:space="preserve">What we know about handedness in </w:t>
      </w:r>
      <w:commentRangeStart w:id="53"/>
      <w:r w:rsidRPr="00A96381">
        <w:rPr>
          <w:rFonts w:ascii="Calibri" w:eastAsia="Calibri" w:hAnsi="Calibri" w:cs="Calibri"/>
          <w:b/>
          <w:color w:val="00B050"/>
          <w:sz w:val="24"/>
          <w:szCs w:val="24"/>
          <w:u w:val="single"/>
        </w:rPr>
        <w:t>other primates</w:t>
      </w:r>
      <w:commentRangeEnd w:id="53"/>
      <w:r w:rsidR="006D5B6F">
        <w:rPr>
          <w:rStyle w:val="CommentReference"/>
        </w:rPr>
        <w:commentReference w:id="53"/>
      </w:r>
    </w:p>
    <w:p w14:paraId="0000000B" w14:textId="77777777" w:rsidR="00080756" w:rsidRDefault="00080756">
      <w:pPr>
        <w:jc w:val="both"/>
        <w:rPr>
          <w:rFonts w:ascii="Calibri" w:eastAsia="Calibri" w:hAnsi="Calibri" w:cs="Calibri"/>
          <w:sz w:val="24"/>
          <w:szCs w:val="24"/>
        </w:rPr>
      </w:pPr>
    </w:p>
    <w:p w14:paraId="0000000C" w14:textId="3634FCE5" w:rsidR="00080756" w:rsidRDefault="00B65AFB">
      <w:pPr>
        <w:jc w:val="both"/>
        <w:rPr>
          <w:rFonts w:ascii="Calibri" w:eastAsia="Calibri" w:hAnsi="Calibri" w:cs="Calibri"/>
          <w:sz w:val="24"/>
          <w:szCs w:val="24"/>
        </w:rPr>
      </w:pPr>
      <w:commentRangeStart w:id="54"/>
      <w:del w:id="55" w:author="Lydia Luncz" w:date="2025-11-13T22:14:00Z">
        <w:r w:rsidDel="00B17FE3">
          <w:rPr>
            <w:rFonts w:ascii="Calibri" w:eastAsia="Calibri" w:hAnsi="Calibri" w:cs="Calibri"/>
            <w:sz w:val="24"/>
            <w:szCs w:val="24"/>
          </w:rPr>
          <w:delText>Humans show strong population-level lateralization for complex tasks such as writing, yet inconsistencies arise when this framework is applied to non-human primates.</w:delText>
        </w:r>
      </w:del>
      <w:ins w:id="56" w:author="Lydia Luncz" w:date="2025-11-13T22:14:00Z">
        <w:r w:rsidR="00B17FE3">
          <w:rPr>
            <w:rFonts w:ascii="Calibri" w:eastAsia="Calibri" w:hAnsi="Calibri" w:cs="Calibri"/>
            <w:sz w:val="24"/>
            <w:szCs w:val="24"/>
          </w:rPr>
          <w:t xml:space="preserve"> </w:t>
        </w:r>
      </w:ins>
      <w:ins w:id="57" w:author="Lydia Luncz" w:date="2025-11-13T22:15:00Z">
        <w:r w:rsidR="00B17FE3">
          <w:rPr>
            <w:rFonts w:ascii="Calibri" w:eastAsia="Calibri" w:hAnsi="Calibri" w:cs="Calibri"/>
            <w:sz w:val="24"/>
            <w:szCs w:val="24"/>
          </w:rPr>
          <w:t xml:space="preserve"> Population </w:t>
        </w:r>
        <w:proofErr w:type="gramStart"/>
        <w:r w:rsidR="00B17FE3">
          <w:rPr>
            <w:rFonts w:ascii="Calibri" w:eastAsia="Calibri" w:hAnsi="Calibri" w:cs="Calibri"/>
            <w:sz w:val="24"/>
            <w:szCs w:val="24"/>
          </w:rPr>
          <w:t>bias  handedness</w:t>
        </w:r>
        <w:proofErr w:type="gramEnd"/>
        <w:r w:rsidR="00B17FE3">
          <w:rPr>
            <w:rFonts w:ascii="Calibri" w:eastAsia="Calibri" w:hAnsi="Calibri" w:cs="Calibri"/>
            <w:sz w:val="24"/>
            <w:szCs w:val="24"/>
          </w:rPr>
          <w:t xml:space="preserve"> in non-human primates is generally not as </w:t>
        </w:r>
      </w:ins>
      <w:ins w:id="58" w:author="Lydia Luncz" w:date="2025-11-13T22:16:00Z">
        <w:r w:rsidR="00B17FE3">
          <w:rPr>
            <w:rFonts w:ascii="Calibri" w:eastAsia="Calibri" w:hAnsi="Calibri" w:cs="Calibri"/>
            <w:sz w:val="24"/>
            <w:szCs w:val="24"/>
          </w:rPr>
          <w:t xml:space="preserve">pronounced. </w:t>
        </w:r>
      </w:ins>
      <w:del w:id="59" w:author="Lydia Luncz" w:date="2025-11-13T22:17:00Z">
        <w:r w:rsidDel="00B17FE3">
          <w:rPr>
            <w:rFonts w:ascii="Calibri" w:eastAsia="Calibri" w:hAnsi="Calibri" w:cs="Calibri"/>
            <w:sz w:val="24"/>
            <w:szCs w:val="24"/>
          </w:rPr>
          <w:delText xml:space="preserve"> </w:delText>
        </w:r>
        <w:commentRangeStart w:id="60"/>
        <w:r w:rsidDel="00B17FE3">
          <w:rPr>
            <w:rFonts w:ascii="Calibri" w:eastAsia="Calibri" w:hAnsi="Calibri" w:cs="Calibri"/>
            <w:sz w:val="24"/>
            <w:szCs w:val="24"/>
          </w:rPr>
          <w:delText>Wild chimpanzees and monkeys</w:delText>
        </w:r>
        <w:commentRangeEnd w:id="60"/>
        <w:r w:rsidR="00B17FE3" w:rsidDel="00B17FE3">
          <w:rPr>
            <w:rStyle w:val="CommentReference"/>
          </w:rPr>
          <w:commentReference w:id="60"/>
        </w:r>
        <w:r w:rsidDel="00B17FE3">
          <w:rPr>
            <w:rFonts w:ascii="Calibri" w:eastAsia="Calibri" w:hAnsi="Calibri" w:cs="Calibri"/>
            <w:sz w:val="24"/>
            <w:szCs w:val="24"/>
          </w:rPr>
          <w:delText>, for example,</w:delText>
        </w:r>
      </w:del>
      <w:r>
        <w:rPr>
          <w:rFonts w:ascii="Calibri" w:eastAsia="Calibri" w:hAnsi="Calibri" w:cs="Calibri"/>
          <w:sz w:val="24"/>
          <w:szCs w:val="24"/>
        </w:rPr>
        <w:t xml:space="preserve"> </w:t>
      </w:r>
      <w:ins w:id="61" w:author="Lydia Luncz" w:date="2025-11-13T22:20:00Z">
        <w:r w:rsidR="00B17FE3">
          <w:rPr>
            <w:rFonts w:ascii="Calibri" w:eastAsia="Calibri" w:hAnsi="Calibri" w:cs="Calibri"/>
            <w:sz w:val="24"/>
            <w:szCs w:val="24"/>
          </w:rPr>
          <w:t xml:space="preserve">However, </w:t>
        </w:r>
      </w:ins>
      <w:del w:id="62" w:author="Lydia Luncz" w:date="2025-11-13T22:20:00Z">
        <w:r w:rsidDel="00B17FE3">
          <w:rPr>
            <w:rFonts w:ascii="Calibri" w:eastAsia="Calibri" w:hAnsi="Calibri" w:cs="Calibri"/>
            <w:sz w:val="24"/>
            <w:szCs w:val="24"/>
          </w:rPr>
          <w:delText>rarely exhibit population-level hand biases, despite clear</w:delText>
        </w:r>
      </w:del>
      <w:r>
        <w:rPr>
          <w:rFonts w:ascii="Calibri" w:eastAsia="Calibri" w:hAnsi="Calibri" w:cs="Calibri"/>
          <w:sz w:val="24"/>
          <w:szCs w:val="24"/>
        </w:rPr>
        <w:t xml:space="preserve"> individual-level preferences </w:t>
      </w:r>
      <w:ins w:id="63" w:author="Lydia Luncz" w:date="2025-11-13T22:20:00Z">
        <w:r w:rsidR="00B17FE3">
          <w:rPr>
            <w:rFonts w:ascii="Calibri" w:eastAsia="Calibri" w:hAnsi="Calibri" w:cs="Calibri"/>
            <w:sz w:val="24"/>
            <w:szCs w:val="24"/>
          </w:rPr>
          <w:t xml:space="preserve">can be observed in </w:t>
        </w:r>
      </w:ins>
      <w:del w:id="64" w:author="Lydia Luncz" w:date="2025-11-13T22:20:00Z">
        <w:r w:rsidDel="00B17FE3">
          <w:rPr>
            <w:rFonts w:ascii="Calibri" w:eastAsia="Calibri" w:hAnsi="Calibri" w:cs="Calibri"/>
            <w:sz w:val="24"/>
            <w:szCs w:val="24"/>
          </w:rPr>
          <w:delText>for</w:delText>
        </w:r>
      </w:del>
      <w:r>
        <w:rPr>
          <w:rFonts w:ascii="Calibri" w:eastAsia="Calibri" w:hAnsi="Calibri" w:cs="Calibri"/>
          <w:sz w:val="24"/>
          <w:szCs w:val="24"/>
        </w:rPr>
        <w:t xml:space="preserve"> complex </w:t>
      </w:r>
      <w:ins w:id="65" w:author="Lydia Luncz" w:date="2025-11-13T22:20:00Z">
        <w:r w:rsidR="00B17FE3">
          <w:rPr>
            <w:rFonts w:ascii="Calibri" w:eastAsia="Calibri" w:hAnsi="Calibri" w:cs="Calibri"/>
            <w:sz w:val="24"/>
            <w:szCs w:val="24"/>
          </w:rPr>
          <w:t xml:space="preserve">manipulative </w:t>
        </w:r>
      </w:ins>
      <w:r>
        <w:rPr>
          <w:rFonts w:ascii="Calibri" w:eastAsia="Calibri" w:hAnsi="Calibri" w:cs="Calibri"/>
          <w:sz w:val="24"/>
          <w:szCs w:val="24"/>
        </w:rPr>
        <w:t>behaviors such as tool use</w:t>
      </w:r>
      <w:ins w:id="66" w:author="Lydia Luncz" w:date="2025-11-13T22:21:00Z">
        <w:r w:rsidR="00B17FE3">
          <w:rPr>
            <w:rFonts w:ascii="Calibri" w:eastAsia="Calibri" w:hAnsi="Calibri" w:cs="Calibri"/>
            <w:sz w:val="24"/>
            <w:szCs w:val="24"/>
          </w:rPr>
          <w:t xml:space="preserve"> in chimpanzees and</w:t>
        </w:r>
        <w:proofErr w:type="gramStart"/>
        <w:r w:rsidR="00B17FE3">
          <w:rPr>
            <w:rFonts w:ascii="Calibri" w:eastAsia="Calibri" w:hAnsi="Calibri" w:cs="Calibri"/>
            <w:sz w:val="24"/>
            <w:szCs w:val="24"/>
          </w:rPr>
          <w:t>…..?</w:t>
        </w:r>
      </w:ins>
      <w:proofErr w:type="gramEnd"/>
      <w:r>
        <w:rPr>
          <w:rFonts w:ascii="Calibri" w:eastAsia="Calibri" w:hAnsi="Calibri" w:cs="Calibri"/>
          <w:sz w:val="24"/>
          <w:szCs w:val="24"/>
        </w:rPr>
        <w:t xml:space="preserve"> </w:t>
      </w:r>
      <w:hyperlink r:id="rId18">
        <w:r>
          <w:rPr>
            <w:rFonts w:ascii="Calibri" w:eastAsia="Calibri" w:hAnsi="Calibri" w:cs="Calibri"/>
            <w:sz w:val="24"/>
            <w:szCs w:val="24"/>
          </w:rPr>
          <w:t>(</w:t>
        </w:r>
        <w:proofErr w:type="spellStart"/>
        <w:r>
          <w:rPr>
            <w:rFonts w:ascii="Calibri" w:eastAsia="Calibri" w:hAnsi="Calibri" w:cs="Calibri"/>
            <w:sz w:val="24"/>
            <w:szCs w:val="24"/>
          </w:rPr>
          <w:t>Humle</w:t>
        </w:r>
        <w:proofErr w:type="spellEnd"/>
        <w:r>
          <w:rPr>
            <w:rFonts w:ascii="Calibri" w:eastAsia="Calibri" w:hAnsi="Calibri" w:cs="Calibri"/>
            <w:sz w:val="24"/>
            <w:szCs w:val="24"/>
          </w:rPr>
          <w:t xml:space="preserve"> &amp; Matsuzawa, 2009; Soto et al., 2022)</w:t>
        </w:r>
      </w:hyperlink>
      <w:r>
        <w:rPr>
          <w:rFonts w:ascii="Calibri" w:eastAsia="Calibri" w:hAnsi="Calibri" w:cs="Calibri"/>
          <w:sz w:val="24"/>
          <w:szCs w:val="24"/>
        </w:rPr>
        <w:t xml:space="preserve">. </w:t>
      </w:r>
      <w:commentRangeStart w:id="67"/>
      <w:commentRangeStart w:id="68"/>
      <w:r>
        <w:rPr>
          <w:rFonts w:ascii="Calibri" w:eastAsia="Calibri" w:hAnsi="Calibri" w:cs="Calibri"/>
          <w:sz w:val="24"/>
          <w:szCs w:val="24"/>
        </w:rPr>
        <w:t>Contralateral motor control</w:t>
      </w:r>
      <w:commentRangeEnd w:id="67"/>
      <w:r w:rsidR="00B17FE3">
        <w:rPr>
          <w:rStyle w:val="CommentReference"/>
        </w:rPr>
        <w:commentReference w:id="67"/>
      </w:r>
      <w:r>
        <w:rPr>
          <w:rFonts w:ascii="Calibri" w:eastAsia="Calibri" w:hAnsi="Calibri" w:cs="Calibri"/>
          <w:sz w:val="24"/>
          <w:szCs w:val="24"/>
        </w:rPr>
        <w:t xml:space="preserve"> coupled with left-right body asymmetry makes individual-level handedness likely the predisposition to begin with. </w:t>
      </w:r>
      <w:commentRangeEnd w:id="68"/>
      <w:r w:rsidR="00576683">
        <w:rPr>
          <w:rStyle w:val="CommentReference"/>
        </w:rPr>
        <w:commentReference w:id="68"/>
      </w:r>
      <w:commentRangeStart w:id="69"/>
      <w:commentRangeStart w:id="70"/>
      <w:r>
        <w:rPr>
          <w:rFonts w:ascii="Calibri" w:eastAsia="Calibri" w:hAnsi="Calibri" w:cs="Calibri"/>
          <w:sz w:val="24"/>
          <w:szCs w:val="24"/>
        </w:rPr>
        <w:t>And</w:t>
      </w:r>
      <w:commentRangeEnd w:id="69"/>
      <w:r w:rsidR="00576683">
        <w:rPr>
          <w:rStyle w:val="CommentReference"/>
        </w:rPr>
        <w:commentReference w:id="69"/>
      </w:r>
      <w:r>
        <w:rPr>
          <w:rFonts w:ascii="Calibri" w:eastAsia="Calibri" w:hAnsi="Calibri" w:cs="Calibri"/>
          <w:sz w:val="24"/>
          <w:szCs w:val="24"/>
        </w:rPr>
        <w:t xml:space="preserve"> when this predisposition interacts with a complex, coordinated activity such as tool use, it may create the ecological and behavioral conditions necessary for the expression of handedness</w:t>
      </w:r>
      <w:commentRangeEnd w:id="70"/>
      <w:r w:rsidR="00576683">
        <w:rPr>
          <w:rStyle w:val="CommentReference"/>
        </w:rPr>
        <w:commentReference w:id="70"/>
      </w:r>
      <w:r>
        <w:rPr>
          <w:rFonts w:ascii="Calibri" w:eastAsia="Calibri" w:hAnsi="Calibri" w:cs="Calibri"/>
          <w:sz w:val="24"/>
          <w:szCs w:val="24"/>
        </w:rPr>
        <w:t xml:space="preserve"> </w:t>
      </w:r>
      <w:hyperlink r:id="rId19">
        <w:r>
          <w:rPr>
            <w:rFonts w:ascii="Calibri" w:eastAsia="Calibri" w:hAnsi="Calibri" w:cs="Calibri"/>
            <w:sz w:val="24"/>
            <w:szCs w:val="24"/>
          </w:rPr>
          <w:t>(</w:t>
        </w:r>
      </w:hyperlink>
      <w:r>
        <w:rPr>
          <w:rFonts w:ascii="Calibri" w:eastAsia="Calibri" w:hAnsi="Calibri" w:cs="Calibri"/>
          <w:sz w:val="24"/>
          <w:szCs w:val="24"/>
        </w:rPr>
        <w:t xml:space="preserve">see, tool-use hypothesis: </w:t>
      </w:r>
      <w:hyperlink r:id="rId20">
        <w:r>
          <w:rPr>
            <w:rFonts w:ascii="Calibri" w:eastAsia="Calibri" w:hAnsi="Calibri" w:cs="Calibri"/>
            <w:sz w:val="24"/>
            <w:szCs w:val="24"/>
          </w:rPr>
          <w:t>Napier, 1962)</w:t>
        </w:r>
      </w:hyperlink>
      <w:r>
        <w:rPr>
          <w:rFonts w:ascii="Calibri" w:eastAsia="Calibri" w:hAnsi="Calibri" w:cs="Calibri"/>
          <w:sz w:val="24"/>
          <w:szCs w:val="24"/>
        </w:rPr>
        <w:t>.</w:t>
      </w:r>
      <w:commentRangeEnd w:id="54"/>
      <w:r w:rsidR="00576683">
        <w:rPr>
          <w:rStyle w:val="CommentReference"/>
        </w:rPr>
        <w:commentReference w:id="54"/>
      </w:r>
    </w:p>
    <w:p w14:paraId="29D6ABA5" w14:textId="74248E70" w:rsidR="00A96381" w:rsidRDefault="00A96381">
      <w:pPr>
        <w:jc w:val="both"/>
        <w:rPr>
          <w:rFonts w:ascii="Calibri" w:eastAsia="Calibri" w:hAnsi="Calibri" w:cs="Calibri"/>
          <w:sz w:val="24"/>
          <w:szCs w:val="24"/>
        </w:rPr>
      </w:pPr>
    </w:p>
    <w:p w14:paraId="397954C6" w14:textId="7AD0C109" w:rsidR="00A96381" w:rsidRPr="00A96381" w:rsidRDefault="00A96381" w:rsidP="00A96381">
      <w:pPr>
        <w:pStyle w:val="ListParagraph"/>
        <w:numPr>
          <w:ilvl w:val="0"/>
          <w:numId w:val="2"/>
        </w:numPr>
        <w:jc w:val="both"/>
        <w:rPr>
          <w:rFonts w:ascii="Calibri" w:eastAsia="Calibri" w:hAnsi="Calibri" w:cs="Calibri"/>
          <w:sz w:val="24"/>
          <w:szCs w:val="24"/>
        </w:rPr>
      </w:pPr>
      <w:r>
        <w:rPr>
          <w:rFonts w:ascii="Calibri" w:eastAsia="Calibri" w:hAnsi="Calibri" w:cs="Calibri"/>
          <w:b/>
          <w:color w:val="00B050"/>
          <w:sz w:val="24"/>
          <w:szCs w:val="24"/>
          <w:u w:val="single"/>
        </w:rPr>
        <w:t xml:space="preserve">Long-tailed macaques, why they are a great model organism to study the emergence of handedness. </w:t>
      </w:r>
    </w:p>
    <w:p w14:paraId="0000000D" w14:textId="77777777" w:rsidR="00080756" w:rsidRDefault="00080756">
      <w:pPr>
        <w:jc w:val="both"/>
        <w:rPr>
          <w:rFonts w:ascii="Calibri" w:eastAsia="Calibri" w:hAnsi="Calibri" w:cs="Calibri"/>
          <w:sz w:val="24"/>
          <w:szCs w:val="24"/>
        </w:rPr>
      </w:pPr>
    </w:p>
    <w:p w14:paraId="69DB0ABD" w14:textId="603A28F6" w:rsidR="003359E4" w:rsidRPr="008C22DF" w:rsidRDefault="00B65AFB">
      <w:pPr>
        <w:jc w:val="both"/>
        <w:rPr>
          <w:ins w:id="71" w:author="Lydia Luncz" w:date="2025-11-13T22:33:00Z"/>
          <w:rFonts w:ascii="Calibri" w:eastAsia="Calibri" w:hAnsi="Calibri" w:cs="Calibri"/>
          <w:sz w:val="24"/>
          <w:szCs w:val="24"/>
        </w:rPr>
      </w:pPr>
      <w:commentRangeStart w:id="72"/>
      <w:r>
        <w:rPr>
          <w:rFonts w:ascii="Calibri" w:eastAsia="Calibri" w:hAnsi="Calibri" w:cs="Calibri"/>
          <w:sz w:val="24"/>
          <w:szCs w:val="24"/>
        </w:rPr>
        <w:t>Long-tailed macaques (</w:t>
      </w:r>
      <w:commentRangeStart w:id="73"/>
      <w:proofErr w:type="spellStart"/>
      <w:r w:rsidRPr="00576683">
        <w:rPr>
          <w:rFonts w:ascii="Calibri" w:eastAsia="Calibri" w:hAnsi="Calibri" w:cs="Calibri"/>
          <w:i/>
          <w:sz w:val="24"/>
          <w:szCs w:val="24"/>
          <w:rPrChange w:id="74" w:author="Lydia Luncz" w:date="2025-11-13T22:27:00Z">
            <w:rPr>
              <w:rFonts w:ascii="Calibri" w:eastAsia="Calibri" w:hAnsi="Calibri" w:cs="Calibri"/>
              <w:sz w:val="24"/>
              <w:szCs w:val="24"/>
            </w:rPr>
          </w:rPrChange>
        </w:rPr>
        <w:t>Macaca</w:t>
      </w:r>
      <w:proofErr w:type="spellEnd"/>
      <w:r w:rsidRPr="00576683">
        <w:rPr>
          <w:rFonts w:ascii="Calibri" w:eastAsia="Calibri" w:hAnsi="Calibri" w:cs="Calibri"/>
          <w:i/>
          <w:sz w:val="24"/>
          <w:szCs w:val="24"/>
          <w:rPrChange w:id="75" w:author="Lydia Luncz" w:date="2025-11-13T22:27:00Z">
            <w:rPr>
              <w:rFonts w:ascii="Calibri" w:eastAsia="Calibri" w:hAnsi="Calibri" w:cs="Calibri"/>
              <w:sz w:val="24"/>
              <w:szCs w:val="24"/>
            </w:rPr>
          </w:rPrChange>
        </w:rPr>
        <w:t xml:space="preserve"> </w:t>
      </w:r>
      <w:proofErr w:type="spellStart"/>
      <w:r w:rsidRPr="00576683">
        <w:rPr>
          <w:rFonts w:ascii="Calibri" w:eastAsia="Calibri" w:hAnsi="Calibri" w:cs="Calibri"/>
          <w:i/>
          <w:sz w:val="24"/>
          <w:szCs w:val="24"/>
          <w:rPrChange w:id="76" w:author="Lydia Luncz" w:date="2025-11-13T22:27:00Z">
            <w:rPr>
              <w:rFonts w:ascii="Calibri" w:eastAsia="Calibri" w:hAnsi="Calibri" w:cs="Calibri"/>
              <w:sz w:val="24"/>
              <w:szCs w:val="24"/>
            </w:rPr>
          </w:rPrChange>
        </w:rPr>
        <w:t>fascicularis</w:t>
      </w:r>
      <w:commentRangeEnd w:id="73"/>
      <w:proofErr w:type="spellEnd"/>
      <w:r w:rsidR="00576683">
        <w:rPr>
          <w:rStyle w:val="CommentReference"/>
        </w:rPr>
        <w:commentReference w:id="73"/>
      </w:r>
      <w:r>
        <w:rPr>
          <w:rFonts w:ascii="Calibri" w:eastAsia="Calibri" w:hAnsi="Calibri" w:cs="Calibri"/>
          <w:sz w:val="24"/>
          <w:szCs w:val="24"/>
        </w:rPr>
        <w:t xml:space="preserve">) in southern Thailand and Myanmar use stone-tools </w:t>
      </w:r>
      <w:del w:id="77" w:author="Lydia Luncz" w:date="2025-11-13T22:28:00Z">
        <w:r w:rsidDel="00576683">
          <w:rPr>
            <w:rFonts w:ascii="Calibri" w:eastAsia="Calibri" w:hAnsi="Calibri" w:cs="Calibri"/>
            <w:sz w:val="24"/>
            <w:szCs w:val="24"/>
          </w:rPr>
          <w:delText xml:space="preserve">not only </w:delText>
        </w:r>
      </w:del>
      <w:ins w:id="78" w:author="Lydia Luncz" w:date="2025-11-13T23:06:00Z">
        <w:r w:rsidR="008C22DF">
          <w:rPr>
            <w:rFonts w:ascii="Calibri" w:eastAsia="Calibri" w:hAnsi="Calibri" w:cs="Calibri"/>
            <w:sz w:val="24"/>
            <w:szCs w:val="24"/>
          </w:rPr>
          <w:t>to crack open</w:t>
        </w:r>
      </w:ins>
      <w:ins w:id="79" w:author="Lydia Luncz" w:date="2025-11-13T23:05:00Z">
        <w:r w:rsidR="008C22DF">
          <w:rPr>
            <w:rFonts w:ascii="Calibri" w:eastAsia="Calibri" w:hAnsi="Calibri" w:cs="Calibri"/>
            <w:sz w:val="24"/>
            <w:szCs w:val="24"/>
          </w:rPr>
          <w:t xml:space="preserve"> a variety of encased food items</w:t>
        </w:r>
      </w:ins>
      <w:ins w:id="80" w:author="Lydia Luncz" w:date="2025-11-13T23:06:00Z">
        <w:r w:rsidR="008C22DF">
          <w:rPr>
            <w:rFonts w:ascii="Calibri" w:eastAsia="Calibri" w:hAnsi="Calibri" w:cs="Calibri"/>
            <w:sz w:val="24"/>
            <w:szCs w:val="24"/>
          </w:rPr>
          <w:t xml:space="preserve"> such as shell</w:t>
        </w:r>
      </w:ins>
      <w:ins w:id="81" w:author="Lydia Luncz" w:date="2025-11-13T23:07:00Z">
        <w:r w:rsidR="008C22DF">
          <w:rPr>
            <w:rFonts w:ascii="Calibri" w:eastAsia="Calibri" w:hAnsi="Calibri" w:cs="Calibri"/>
            <w:sz w:val="24"/>
            <w:szCs w:val="24"/>
          </w:rPr>
          <w:t>fish and nuts</w:t>
        </w:r>
      </w:ins>
      <w:ins w:id="82" w:author="Lydia Luncz" w:date="2025-11-13T23:05:00Z">
        <w:r w:rsidR="008C22DF">
          <w:rPr>
            <w:rFonts w:ascii="Calibri" w:eastAsia="Calibri" w:hAnsi="Calibri" w:cs="Calibri"/>
            <w:sz w:val="24"/>
            <w:szCs w:val="24"/>
          </w:rPr>
          <w:t xml:space="preserve">. </w:t>
        </w:r>
      </w:ins>
      <w:del w:id="83" w:author="Lydia Luncz" w:date="2025-11-13T23:06:00Z">
        <w:r w:rsidDel="008C22DF">
          <w:rPr>
            <w:rFonts w:ascii="Calibri" w:eastAsia="Calibri" w:hAnsi="Calibri" w:cs="Calibri"/>
            <w:sz w:val="24"/>
            <w:szCs w:val="24"/>
          </w:rPr>
          <w:delText>to crack</w:delText>
        </w:r>
      </w:del>
      <w:del w:id="84" w:author="Lydia Luncz" w:date="2025-11-13T23:07:00Z">
        <w:r w:rsidDel="008C22DF">
          <w:rPr>
            <w:rFonts w:ascii="Calibri" w:eastAsia="Calibri" w:hAnsi="Calibri" w:cs="Calibri"/>
            <w:sz w:val="24"/>
            <w:szCs w:val="24"/>
          </w:rPr>
          <w:delText xml:space="preserve"> nuts</w:delText>
        </w:r>
      </w:del>
      <w:r>
        <w:rPr>
          <w:rFonts w:ascii="Calibri" w:eastAsia="Calibri" w:hAnsi="Calibri" w:cs="Calibri"/>
          <w:sz w:val="24"/>
          <w:szCs w:val="24"/>
        </w:rPr>
        <w:t xml:space="preserve"> </w:t>
      </w:r>
      <w:ins w:id="85" w:author="Lydia Luncz" w:date="2025-11-13T22:31:00Z">
        <w:r w:rsidR="00576683">
          <w:rPr>
            <w:rFonts w:ascii="Calibri" w:eastAsia="Calibri" w:hAnsi="Calibri" w:cs="Calibri"/>
            <w:sz w:val="24"/>
            <w:szCs w:val="24"/>
          </w:rPr>
          <w:t>(reference)</w:t>
        </w:r>
      </w:ins>
      <w:del w:id="86" w:author="Lydia Luncz" w:date="2025-11-13T22:31:00Z">
        <w:r w:rsidDel="00576683">
          <w:rPr>
            <w:rFonts w:ascii="Calibri" w:eastAsia="Calibri" w:hAnsi="Calibri" w:cs="Calibri"/>
            <w:sz w:val="24"/>
            <w:szCs w:val="24"/>
          </w:rPr>
          <w:delText xml:space="preserve">but also to </w:delText>
        </w:r>
        <w:commentRangeStart w:id="87"/>
        <w:r w:rsidDel="00576683">
          <w:rPr>
            <w:rFonts w:ascii="Calibri" w:eastAsia="Calibri" w:hAnsi="Calibri" w:cs="Calibri"/>
            <w:sz w:val="24"/>
            <w:szCs w:val="24"/>
          </w:rPr>
          <w:delText xml:space="preserve">process animal tissue </w:delText>
        </w:r>
        <w:commentRangeEnd w:id="87"/>
        <w:r w:rsidR="00576683" w:rsidDel="00576683">
          <w:rPr>
            <w:rStyle w:val="CommentReference"/>
          </w:rPr>
          <w:commentReference w:id="87"/>
        </w:r>
        <w:r w:rsidDel="00576683">
          <w:rPr>
            <w:rFonts w:ascii="Calibri" w:eastAsia="Calibri" w:hAnsi="Calibri" w:cs="Calibri"/>
            <w:sz w:val="24"/>
            <w:szCs w:val="24"/>
          </w:rPr>
          <w:delText xml:space="preserve">such as shellfish, placing them behaviorally close </w:delText>
        </w:r>
        <w:commentRangeStart w:id="88"/>
        <w:r w:rsidDel="00576683">
          <w:rPr>
            <w:rFonts w:ascii="Calibri" w:eastAsia="Calibri" w:hAnsi="Calibri" w:cs="Calibri"/>
            <w:sz w:val="24"/>
            <w:szCs w:val="24"/>
          </w:rPr>
          <w:delText xml:space="preserve">to early hominins who likely used stone </w:delText>
        </w:r>
      </w:del>
      <w:commentRangeEnd w:id="88"/>
      <w:r w:rsidR="00576683">
        <w:rPr>
          <w:rStyle w:val="CommentReference"/>
        </w:rPr>
        <w:commentReference w:id="88"/>
      </w:r>
      <w:del w:id="89" w:author="Lydia Luncz" w:date="2025-11-13T22:31:00Z">
        <w:r w:rsidDel="00576683">
          <w:rPr>
            <w:rFonts w:ascii="Calibri" w:eastAsia="Calibri" w:hAnsi="Calibri" w:cs="Calibri"/>
            <w:sz w:val="24"/>
            <w:szCs w:val="24"/>
          </w:rPr>
          <w:delText>tools to process meat</w:delText>
        </w:r>
      </w:del>
      <w:r>
        <w:rPr>
          <w:rFonts w:ascii="Calibri" w:eastAsia="Calibri" w:hAnsi="Calibri" w:cs="Calibri"/>
          <w:sz w:val="24"/>
          <w:szCs w:val="24"/>
        </w:rPr>
        <w:t xml:space="preserve">. </w:t>
      </w:r>
      <w:commentRangeEnd w:id="72"/>
      <w:r w:rsidR="00576683">
        <w:rPr>
          <w:rStyle w:val="CommentReference"/>
        </w:rPr>
        <w:commentReference w:id="72"/>
      </w:r>
      <w:ins w:id="90" w:author="Lydia Luncz" w:date="2025-11-13T22:38:00Z">
        <w:r w:rsidR="003359E4" w:rsidRPr="003359E4">
          <w:rPr>
            <w:rFonts w:ascii="Calibri" w:eastAsia="Calibri" w:hAnsi="Calibri" w:cs="Calibri"/>
            <w:i/>
            <w:sz w:val="24"/>
            <w:szCs w:val="24"/>
            <w:rPrChange w:id="91" w:author="Lydia Luncz" w:date="2025-11-13T22:38:00Z">
              <w:rPr>
                <w:rFonts w:ascii="Calibri" w:eastAsia="Calibri" w:hAnsi="Calibri" w:cs="Calibri"/>
                <w:sz w:val="24"/>
                <w:szCs w:val="24"/>
              </w:rPr>
            </w:rPrChange>
          </w:rPr>
          <w:t xml:space="preserve"> </w:t>
        </w:r>
      </w:ins>
    </w:p>
    <w:p w14:paraId="090ECA61" w14:textId="3833358B" w:rsidR="003359E4" w:rsidRPr="003359E4" w:rsidRDefault="003359E4">
      <w:pPr>
        <w:jc w:val="both"/>
        <w:rPr>
          <w:ins w:id="92" w:author="Lydia Luncz" w:date="2025-11-13T22:34:00Z"/>
          <w:rFonts w:ascii="Calibri" w:eastAsia="Calibri" w:hAnsi="Calibri" w:cs="Calibri"/>
          <w:i/>
          <w:sz w:val="24"/>
          <w:szCs w:val="24"/>
          <w:rPrChange w:id="93" w:author="Lydia Luncz" w:date="2025-11-13T22:36:00Z">
            <w:rPr>
              <w:ins w:id="94" w:author="Lydia Luncz" w:date="2025-11-13T22:34:00Z"/>
              <w:rFonts w:ascii="Calibri" w:eastAsia="Calibri" w:hAnsi="Calibri" w:cs="Calibri"/>
              <w:sz w:val="24"/>
              <w:szCs w:val="24"/>
            </w:rPr>
          </w:rPrChange>
        </w:rPr>
      </w:pPr>
      <w:ins w:id="95" w:author="Lydia Luncz" w:date="2025-11-13T22:33:00Z">
        <w:r w:rsidRPr="003359E4">
          <w:rPr>
            <w:rFonts w:ascii="Calibri" w:eastAsia="Calibri" w:hAnsi="Calibri" w:cs="Calibri"/>
            <w:i/>
            <w:sz w:val="24"/>
            <w:szCs w:val="24"/>
            <w:rPrChange w:id="96" w:author="Lydia Luncz" w:date="2025-11-13T22:36:00Z">
              <w:rPr>
                <w:rFonts w:ascii="Calibri" w:eastAsia="Calibri" w:hAnsi="Calibri" w:cs="Calibri"/>
                <w:sz w:val="24"/>
                <w:szCs w:val="24"/>
              </w:rPr>
            </w:rPrChange>
          </w:rPr>
          <w:lastRenderedPageBreak/>
          <w:t xml:space="preserve">I would introduce the </w:t>
        </w:r>
      </w:ins>
      <w:ins w:id="97" w:author="Lydia Luncz" w:date="2025-11-13T22:34:00Z">
        <w:r w:rsidRPr="003359E4">
          <w:rPr>
            <w:rFonts w:ascii="Calibri" w:eastAsia="Calibri" w:hAnsi="Calibri" w:cs="Calibri"/>
            <w:i/>
            <w:sz w:val="24"/>
            <w:szCs w:val="24"/>
            <w:rPrChange w:id="98" w:author="Lydia Luncz" w:date="2025-11-13T22:36:00Z">
              <w:rPr>
                <w:rFonts w:ascii="Calibri" w:eastAsia="Calibri" w:hAnsi="Calibri" w:cs="Calibri"/>
                <w:sz w:val="24"/>
                <w:szCs w:val="24"/>
              </w:rPr>
            </w:rPrChange>
          </w:rPr>
          <w:t xml:space="preserve">oysters and the complexity of their tool use here first. </w:t>
        </w:r>
      </w:ins>
      <w:ins w:id="99" w:author="Lydia Luncz" w:date="2025-11-13T22:38:00Z">
        <w:r>
          <w:rPr>
            <w:rFonts w:ascii="Calibri" w:eastAsia="Calibri" w:hAnsi="Calibri" w:cs="Calibri"/>
            <w:i/>
            <w:sz w:val="24"/>
            <w:szCs w:val="24"/>
          </w:rPr>
          <w:t xml:space="preserve">Together with the diversity seen in manipulative </w:t>
        </w:r>
        <w:proofErr w:type="spellStart"/>
        <w:r>
          <w:rPr>
            <w:rFonts w:ascii="Calibri" w:eastAsia="Calibri" w:hAnsi="Calibri" w:cs="Calibri"/>
            <w:i/>
            <w:sz w:val="24"/>
            <w:szCs w:val="24"/>
          </w:rPr>
          <w:t>behaviours</w:t>
        </w:r>
      </w:ins>
      <w:proofErr w:type="spellEnd"/>
    </w:p>
    <w:p w14:paraId="0CA5D5C5" w14:textId="6B38B078" w:rsidR="003359E4" w:rsidRPr="003359E4" w:rsidRDefault="003359E4">
      <w:pPr>
        <w:jc w:val="both"/>
        <w:rPr>
          <w:ins w:id="100" w:author="Lydia Luncz" w:date="2025-11-13T22:33:00Z"/>
          <w:rFonts w:ascii="Calibri" w:eastAsia="Calibri" w:hAnsi="Calibri" w:cs="Calibri"/>
          <w:i/>
          <w:sz w:val="24"/>
          <w:szCs w:val="24"/>
          <w:rPrChange w:id="101" w:author="Lydia Luncz" w:date="2025-11-13T22:36:00Z">
            <w:rPr>
              <w:ins w:id="102" w:author="Lydia Luncz" w:date="2025-11-13T22:33:00Z"/>
              <w:rFonts w:ascii="Calibri" w:eastAsia="Calibri" w:hAnsi="Calibri" w:cs="Calibri"/>
              <w:sz w:val="24"/>
              <w:szCs w:val="24"/>
            </w:rPr>
          </w:rPrChange>
        </w:rPr>
      </w:pPr>
      <w:ins w:id="103" w:author="Lydia Luncz" w:date="2025-11-13T22:34:00Z">
        <w:r w:rsidRPr="003359E4">
          <w:rPr>
            <w:rFonts w:ascii="Calibri" w:eastAsia="Calibri" w:hAnsi="Calibri" w:cs="Calibri"/>
            <w:i/>
            <w:sz w:val="24"/>
            <w:szCs w:val="24"/>
            <w:rPrChange w:id="104" w:author="Lydia Luncz" w:date="2025-11-13T22:36:00Z">
              <w:rPr>
                <w:rFonts w:ascii="Calibri" w:eastAsia="Calibri" w:hAnsi="Calibri" w:cs="Calibri"/>
                <w:sz w:val="24"/>
                <w:szCs w:val="24"/>
              </w:rPr>
            </w:rPrChange>
          </w:rPr>
          <w:t>Then state based on the</w:t>
        </w:r>
      </w:ins>
      <w:ins w:id="105" w:author="Lydia Luncz" w:date="2025-11-13T22:35:00Z">
        <w:r w:rsidRPr="003359E4">
          <w:rPr>
            <w:rFonts w:ascii="Calibri" w:eastAsia="Calibri" w:hAnsi="Calibri" w:cs="Calibri"/>
            <w:i/>
            <w:sz w:val="24"/>
            <w:szCs w:val="24"/>
            <w:rPrChange w:id="106" w:author="Lydia Luncz" w:date="2025-11-13T22:36:00Z">
              <w:rPr>
                <w:rFonts w:ascii="Calibri" w:eastAsia="Calibri" w:hAnsi="Calibri" w:cs="Calibri"/>
                <w:sz w:val="24"/>
                <w:szCs w:val="24"/>
              </w:rPr>
            </w:rPrChange>
          </w:rPr>
          <w:t xml:space="preserve"> variety of their manipulative </w:t>
        </w:r>
        <w:proofErr w:type="spellStart"/>
        <w:r w:rsidRPr="003359E4">
          <w:rPr>
            <w:rFonts w:ascii="Calibri" w:eastAsia="Calibri" w:hAnsi="Calibri" w:cs="Calibri"/>
            <w:i/>
            <w:sz w:val="24"/>
            <w:szCs w:val="24"/>
            <w:rPrChange w:id="107" w:author="Lydia Luncz" w:date="2025-11-13T22:36:00Z">
              <w:rPr>
                <w:rFonts w:ascii="Calibri" w:eastAsia="Calibri" w:hAnsi="Calibri" w:cs="Calibri"/>
                <w:sz w:val="24"/>
                <w:szCs w:val="24"/>
              </w:rPr>
            </w:rPrChange>
          </w:rPr>
          <w:t>behaivrious</w:t>
        </w:r>
      </w:ins>
      <w:proofErr w:type="spellEnd"/>
      <w:ins w:id="108" w:author="Lydia Luncz" w:date="2025-11-13T22:34:00Z">
        <w:r w:rsidRPr="003359E4">
          <w:rPr>
            <w:rFonts w:ascii="Calibri" w:eastAsia="Calibri" w:hAnsi="Calibri" w:cs="Calibri"/>
            <w:i/>
            <w:sz w:val="24"/>
            <w:szCs w:val="24"/>
            <w:rPrChange w:id="109" w:author="Lydia Luncz" w:date="2025-11-13T22:36:00Z">
              <w:rPr>
                <w:rFonts w:ascii="Calibri" w:eastAsia="Calibri" w:hAnsi="Calibri" w:cs="Calibri"/>
                <w:sz w:val="24"/>
                <w:szCs w:val="24"/>
              </w:rPr>
            </w:rPrChange>
          </w:rPr>
          <w:t xml:space="preserve"> they make an ideal model organism to study the comp</w:t>
        </w:r>
      </w:ins>
      <w:ins w:id="110" w:author="Lydia Luncz" w:date="2025-11-13T22:35:00Z">
        <w:r w:rsidRPr="003359E4">
          <w:rPr>
            <w:rFonts w:ascii="Calibri" w:eastAsia="Calibri" w:hAnsi="Calibri" w:cs="Calibri"/>
            <w:i/>
            <w:sz w:val="24"/>
            <w:szCs w:val="24"/>
            <w:rPrChange w:id="111" w:author="Lydia Luncz" w:date="2025-11-13T22:36:00Z">
              <w:rPr>
                <w:rFonts w:ascii="Calibri" w:eastAsia="Calibri" w:hAnsi="Calibri" w:cs="Calibri"/>
                <w:sz w:val="24"/>
                <w:szCs w:val="24"/>
              </w:rPr>
            </w:rPrChange>
          </w:rPr>
          <w:t>lexity hypothesis in a model org</w:t>
        </w:r>
      </w:ins>
      <w:ins w:id="112" w:author="Lydia Luncz" w:date="2025-11-13T22:36:00Z">
        <w:r w:rsidRPr="003359E4">
          <w:rPr>
            <w:rFonts w:ascii="Calibri" w:eastAsia="Calibri" w:hAnsi="Calibri" w:cs="Calibri"/>
            <w:i/>
            <w:sz w:val="24"/>
            <w:szCs w:val="24"/>
            <w:rPrChange w:id="113" w:author="Lydia Luncz" w:date="2025-11-13T22:36:00Z">
              <w:rPr>
                <w:rFonts w:ascii="Calibri" w:eastAsia="Calibri" w:hAnsi="Calibri" w:cs="Calibri"/>
                <w:sz w:val="24"/>
                <w:szCs w:val="24"/>
              </w:rPr>
            </w:rPrChange>
          </w:rPr>
          <w:t xml:space="preserve">anism to understand the evolutionary roots of lateral biases in handedness. </w:t>
        </w:r>
      </w:ins>
    </w:p>
    <w:p w14:paraId="09967F8A" w14:textId="77777777" w:rsidR="003359E4" w:rsidRDefault="003359E4">
      <w:pPr>
        <w:jc w:val="both"/>
        <w:rPr>
          <w:ins w:id="114" w:author="Lydia Luncz" w:date="2025-11-13T22:33:00Z"/>
          <w:rFonts w:ascii="Calibri" w:eastAsia="Calibri" w:hAnsi="Calibri" w:cs="Calibri"/>
          <w:sz w:val="24"/>
          <w:szCs w:val="24"/>
        </w:rPr>
      </w:pPr>
    </w:p>
    <w:p w14:paraId="1594F204" w14:textId="77777777" w:rsidR="003359E4" w:rsidRDefault="003359E4">
      <w:pPr>
        <w:jc w:val="both"/>
        <w:rPr>
          <w:ins w:id="115" w:author="Lydia Luncz" w:date="2025-11-13T22:33:00Z"/>
          <w:rFonts w:ascii="Calibri" w:eastAsia="Calibri" w:hAnsi="Calibri" w:cs="Calibri"/>
          <w:sz w:val="24"/>
          <w:szCs w:val="24"/>
        </w:rPr>
      </w:pPr>
    </w:p>
    <w:p w14:paraId="0000000E" w14:textId="7D3E25EF" w:rsidR="00080756" w:rsidRDefault="00B65AFB">
      <w:pPr>
        <w:jc w:val="both"/>
        <w:rPr>
          <w:rFonts w:ascii="Calibri" w:eastAsia="Calibri" w:hAnsi="Calibri" w:cs="Calibri"/>
          <w:sz w:val="24"/>
          <w:szCs w:val="24"/>
        </w:rPr>
      </w:pPr>
      <w:del w:id="116" w:author="Lydia Luncz" w:date="2025-11-13T22:37:00Z">
        <w:r w:rsidDel="003359E4">
          <w:rPr>
            <w:rFonts w:ascii="Calibri" w:eastAsia="Calibri" w:hAnsi="Calibri" w:cs="Calibri"/>
            <w:sz w:val="24"/>
            <w:szCs w:val="24"/>
          </w:rPr>
          <w:delText xml:space="preserve">Using the predictions of the task complexity hypothesis, </w:delText>
        </w:r>
      </w:del>
      <w:ins w:id="117" w:author="Lydia Luncz" w:date="2025-11-13T22:39:00Z">
        <w:r w:rsidR="003359E4">
          <w:rPr>
            <w:rFonts w:ascii="Calibri" w:eastAsia="Calibri" w:hAnsi="Calibri" w:cs="Calibri"/>
            <w:sz w:val="24"/>
            <w:szCs w:val="24"/>
          </w:rPr>
          <w:t xml:space="preserve">based on the complexity hypotheses we </w:t>
        </w:r>
      </w:ins>
      <w:proofErr w:type="spellStart"/>
      <w:r>
        <w:rPr>
          <w:rFonts w:ascii="Calibri" w:eastAsia="Calibri" w:hAnsi="Calibri" w:cs="Calibri"/>
          <w:sz w:val="24"/>
          <w:szCs w:val="24"/>
        </w:rPr>
        <w:t>we</w:t>
      </w:r>
      <w:proofErr w:type="spellEnd"/>
      <w:ins w:id="118" w:author="Lydia Luncz" w:date="2025-11-13T22:39:00Z">
        <w:r w:rsidR="003359E4">
          <w:rPr>
            <w:rFonts w:ascii="Calibri" w:eastAsia="Calibri" w:hAnsi="Calibri" w:cs="Calibri"/>
            <w:sz w:val="24"/>
            <w:szCs w:val="24"/>
          </w:rPr>
          <w:t xml:space="preserve"> predict </w:t>
        </w:r>
      </w:ins>
      <w:del w:id="119" w:author="Lydia Luncz" w:date="2025-11-13T22:39:00Z">
        <w:r w:rsidDel="003359E4">
          <w:rPr>
            <w:rFonts w:ascii="Calibri" w:eastAsia="Calibri" w:hAnsi="Calibri" w:cs="Calibri"/>
            <w:sz w:val="24"/>
            <w:szCs w:val="24"/>
          </w:rPr>
          <w:delText xml:space="preserve"> first investigated whether</w:delText>
        </w:r>
      </w:del>
      <w:del w:id="120" w:author="Lydia Luncz" w:date="2025-11-13T22:40:00Z">
        <w:r w:rsidDel="003359E4">
          <w:rPr>
            <w:rFonts w:ascii="Calibri" w:eastAsia="Calibri" w:hAnsi="Calibri" w:cs="Calibri"/>
            <w:sz w:val="24"/>
            <w:szCs w:val="24"/>
          </w:rPr>
          <w:delText xml:space="preserve"> </w:delText>
        </w:r>
      </w:del>
      <w:ins w:id="121" w:author="Lydia Luncz" w:date="2025-11-13T22:40:00Z">
        <w:r w:rsidR="003359E4">
          <w:rPr>
            <w:rFonts w:ascii="Calibri" w:eastAsia="Calibri" w:hAnsi="Calibri" w:cs="Calibri"/>
            <w:sz w:val="24"/>
            <w:szCs w:val="24"/>
          </w:rPr>
          <w:t xml:space="preserve"> an increase in </w:t>
        </w:r>
      </w:ins>
      <w:del w:id="122" w:author="Lydia Luncz" w:date="2025-11-13T22:40:00Z">
        <w:r w:rsidDel="003359E4">
          <w:rPr>
            <w:rFonts w:ascii="Calibri" w:eastAsia="Calibri" w:hAnsi="Calibri" w:cs="Calibri"/>
            <w:sz w:val="24"/>
            <w:szCs w:val="24"/>
          </w:rPr>
          <w:delText xml:space="preserve">variation in </w:delText>
        </w:r>
      </w:del>
      <w:r>
        <w:rPr>
          <w:rFonts w:ascii="Calibri" w:eastAsia="Calibri" w:hAnsi="Calibri" w:cs="Calibri"/>
          <w:sz w:val="24"/>
          <w:szCs w:val="24"/>
        </w:rPr>
        <w:t>task complexity</w:t>
      </w:r>
      <w:ins w:id="123" w:author="Lydia Luncz" w:date="2025-11-13T22:40:00Z">
        <w:r w:rsidR="003359E4">
          <w:rPr>
            <w:rFonts w:ascii="Calibri" w:eastAsia="Calibri" w:hAnsi="Calibri" w:cs="Calibri"/>
            <w:sz w:val="24"/>
            <w:szCs w:val="24"/>
          </w:rPr>
          <w:t xml:space="preserve"> leads to handedness bias </w:t>
        </w:r>
      </w:ins>
      <w:del w:id="124" w:author="Lydia Luncz" w:date="2025-11-13T22:40:00Z">
        <w:r w:rsidDel="003359E4">
          <w:rPr>
            <w:rFonts w:ascii="Calibri" w:eastAsia="Calibri" w:hAnsi="Calibri" w:cs="Calibri"/>
            <w:sz w:val="24"/>
            <w:szCs w:val="24"/>
          </w:rPr>
          <w:delText xml:space="preserve"> predicts variation </w:delText>
        </w:r>
      </w:del>
      <w:del w:id="125" w:author="Lydia Luncz" w:date="2025-11-13T22:41:00Z">
        <w:r w:rsidDel="003359E4">
          <w:rPr>
            <w:rFonts w:ascii="Calibri" w:eastAsia="Calibri" w:hAnsi="Calibri" w:cs="Calibri"/>
            <w:sz w:val="24"/>
            <w:szCs w:val="24"/>
          </w:rPr>
          <w:delText>in handedness expression</w:delText>
        </w:r>
      </w:del>
      <w:r>
        <w:rPr>
          <w:rFonts w:ascii="Calibri" w:eastAsia="Calibri" w:hAnsi="Calibri" w:cs="Calibri"/>
          <w:sz w:val="24"/>
          <w:szCs w:val="24"/>
        </w:rPr>
        <w:t xml:space="preserve"> in long-tailed macaques. Specifically, we tested whether individual macaques show stronger hand preferences during more complex food processing tasks than the simpler ones. </w:t>
      </w:r>
      <w:commentRangeStart w:id="126"/>
      <w:del w:id="127" w:author="Lydia Luncz" w:date="2025-11-13T22:41:00Z">
        <w:r w:rsidDel="003359E4">
          <w:rPr>
            <w:rFonts w:ascii="Calibri" w:eastAsia="Calibri" w:hAnsi="Calibri" w:cs="Calibri"/>
            <w:sz w:val="24"/>
            <w:szCs w:val="24"/>
          </w:rPr>
          <w:delText xml:space="preserve">We predicted that individuals will exhibit increasingly strict hand preferences as task complexity increases. </w:delText>
        </w:r>
      </w:del>
      <w:commentRangeEnd w:id="126"/>
      <w:r w:rsidR="003359E4">
        <w:rPr>
          <w:rStyle w:val="CommentReference"/>
        </w:rPr>
        <w:commentReference w:id="126"/>
      </w:r>
      <w:commentRangeStart w:id="128"/>
      <w:r>
        <w:rPr>
          <w:rFonts w:ascii="Calibri" w:eastAsia="Calibri" w:hAnsi="Calibri" w:cs="Calibri"/>
          <w:sz w:val="24"/>
          <w:szCs w:val="24"/>
        </w:rPr>
        <w:t xml:space="preserve">We further hypothesized that this handedness will be observed at an individual-level but not at a population-level. </w:t>
      </w:r>
      <w:commentRangeEnd w:id="128"/>
      <w:r w:rsidR="003359E4">
        <w:rPr>
          <w:rStyle w:val="CommentReference"/>
        </w:rPr>
        <w:commentReference w:id="128"/>
      </w:r>
    </w:p>
    <w:p w14:paraId="0000000F" w14:textId="77777777" w:rsidR="00080756" w:rsidRDefault="00080756">
      <w:pPr>
        <w:jc w:val="both"/>
        <w:rPr>
          <w:rFonts w:ascii="Calibri" w:eastAsia="Calibri" w:hAnsi="Calibri" w:cs="Calibri"/>
          <w:sz w:val="24"/>
          <w:szCs w:val="24"/>
        </w:rPr>
      </w:pPr>
    </w:p>
    <w:p w14:paraId="00000010" w14:textId="77777777" w:rsidR="00080756" w:rsidRDefault="00B65AFB">
      <w:pPr>
        <w:jc w:val="both"/>
        <w:rPr>
          <w:rFonts w:ascii="Calibri" w:eastAsia="Calibri" w:hAnsi="Calibri" w:cs="Calibri"/>
          <w:sz w:val="24"/>
          <w:szCs w:val="24"/>
        </w:rPr>
      </w:pPr>
      <w:commentRangeStart w:id="129"/>
      <w:r>
        <w:rPr>
          <w:rFonts w:ascii="Calibri" w:eastAsia="Calibri" w:hAnsi="Calibri" w:cs="Calibri"/>
          <w:sz w:val="24"/>
          <w:szCs w:val="24"/>
        </w:rPr>
        <w:t xml:space="preserve">Stone-tool assisted oyster foraging is a highly precision-dependent activity:  careless removal can produce sharp shell fragments that may be ingested and damage the gastrointestinal lining, and poorly placed strikes can shatter the oyster into multiple pieces, dispersing the meat and reducing processing efficiency </w:t>
      </w:r>
      <w:hyperlink r:id="rId21">
        <w:r>
          <w:rPr>
            <w:rFonts w:ascii="Calibri" w:eastAsia="Calibri" w:hAnsi="Calibri" w:cs="Calibri"/>
            <w:sz w:val="24"/>
            <w:szCs w:val="24"/>
          </w:rPr>
          <w:t>(Luncz et al., 2024; Tan, 2017)</w:t>
        </w:r>
      </w:hyperlink>
      <w:r>
        <w:rPr>
          <w:rFonts w:ascii="Calibri" w:eastAsia="Calibri" w:hAnsi="Calibri" w:cs="Calibri"/>
          <w:sz w:val="24"/>
          <w:szCs w:val="24"/>
        </w:rPr>
        <w:t xml:space="preserve">. Moreover, oysters occur in dense, irregular clusters on exposed rocky substrates, creating a three-dimensional foraging landscape that requires careful body positioning and motor control making the activity one of the most complex manual tasks that these monkeys can produce. </w:t>
      </w:r>
      <w:commentRangeEnd w:id="129"/>
      <w:r w:rsidR="009C4F5B">
        <w:rPr>
          <w:rStyle w:val="CommentReference"/>
        </w:rPr>
        <w:commentReference w:id="129"/>
      </w:r>
      <w:commentRangeStart w:id="130"/>
      <w:r>
        <w:rPr>
          <w:rFonts w:ascii="Calibri" w:eastAsia="Calibri" w:hAnsi="Calibri" w:cs="Calibri"/>
          <w:sz w:val="24"/>
          <w:szCs w:val="24"/>
        </w:rPr>
        <w:t xml:space="preserve">We thus hypothesize that the monkeys will show strict individual level handedness for this highly complex activity. </w:t>
      </w:r>
      <w:commentRangeEnd w:id="130"/>
      <w:r w:rsidR="009C4F5B">
        <w:rPr>
          <w:rStyle w:val="CommentReference"/>
        </w:rPr>
        <w:commentReference w:id="130"/>
      </w:r>
    </w:p>
    <w:p w14:paraId="480012C0" w14:textId="6E3952AC" w:rsidR="00A96381" w:rsidRPr="00A96381" w:rsidRDefault="00A96381" w:rsidP="00A96381">
      <w:pPr>
        <w:pStyle w:val="ListParagraph"/>
        <w:numPr>
          <w:ilvl w:val="0"/>
          <w:numId w:val="2"/>
        </w:numPr>
        <w:jc w:val="both"/>
        <w:rPr>
          <w:rFonts w:ascii="Calibri" w:eastAsia="Calibri" w:hAnsi="Calibri" w:cs="Calibri"/>
          <w:b/>
          <w:color w:val="00B050"/>
          <w:sz w:val="24"/>
          <w:szCs w:val="24"/>
          <w:u w:val="single"/>
        </w:rPr>
      </w:pPr>
      <w:r w:rsidRPr="00A96381">
        <w:rPr>
          <w:rFonts w:ascii="Calibri" w:eastAsia="Calibri" w:hAnsi="Calibri" w:cs="Calibri"/>
          <w:b/>
          <w:color w:val="00B050"/>
          <w:sz w:val="24"/>
          <w:szCs w:val="24"/>
          <w:u w:val="single"/>
        </w:rPr>
        <w:t xml:space="preserve">Introduce the field site of Koh </w:t>
      </w:r>
      <w:proofErr w:type="spellStart"/>
      <w:r w:rsidRPr="00A96381">
        <w:rPr>
          <w:rFonts w:ascii="Calibri" w:eastAsia="Calibri" w:hAnsi="Calibri" w:cs="Calibri"/>
          <w:b/>
          <w:color w:val="00B050"/>
          <w:sz w:val="24"/>
          <w:szCs w:val="24"/>
          <w:u w:val="single"/>
        </w:rPr>
        <w:t>Boi</w:t>
      </w:r>
      <w:proofErr w:type="spellEnd"/>
      <w:r w:rsidRPr="00A96381">
        <w:rPr>
          <w:rFonts w:ascii="Calibri" w:eastAsia="Calibri" w:hAnsi="Calibri" w:cs="Calibri"/>
          <w:b/>
          <w:color w:val="00B050"/>
          <w:sz w:val="24"/>
          <w:szCs w:val="24"/>
          <w:u w:val="single"/>
        </w:rPr>
        <w:t xml:space="preserve"> and what exactly you tested here</w:t>
      </w:r>
    </w:p>
    <w:p w14:paraId="00000011" w14:textId="1EF88C02" w:rsidR="00080756" w:rsidRDefault="00B65AFB">
      <w:pPr>
        <w:jc w:val="both"/>
        <w:rPr>
          <w:rFonts w:ascii="Calibri" w:eastAsia="Calibri" w:hAnsi="Calibri" w:cs="Calibri"/>
          <w:sz w:val="24"/>
          <w:szCs w:val="24"/>
        </w:rPr>
      </w:pPr>
      <w:r>
        <w:rPr>
          <w:rFonts w:ascii="Calibri" w:eastAsia="Calibri" w:hAnsi="Calibri" w:cs="Calibri"/>
          <w:sz w:val="24"/>
          <w:szCs w:val="24"/>
        </w:rPr>
        <w:t>Oysters are primarily available on open shores lacking structural refuges</w:t>
      </w:r>
      <w:ins w:id="131" w:author="Lydia Luncz" w:date="2025-11-13T22:46:00Z">
        <w:r w:rsidR="00B607B2">
          <w:rPr>
            <w:rFonts w:ascii="Calibri" w:eastAsia="Calibri" w:hAnsi="Calibri" w:cs="Calibri"/>
            <w:sz w:val="24"/>
            <w:szCs w:val="24"/>
          </w:rPr>
          <w:t xml:space="preserve"> such as trees and scrubs,</w:t>
        </w:r>
      </w:ins>
      <w:r>
        <w:rPr>
          <w:rFonts w:ascii="Calibri" w:eastAsia="Calibri" w:hAnsi="Calibri" w:cs="Calibri"/>
          <w:sz w:val="24"/>
          <w:szCs w:val="24"/>
        </w:rPr>
        <w:t xml:space="preserve"> exposing the monkeys to the dangers of predation</w:t>
      </w:r>
      <w:ins w:id="132" w:author="Lydia Luncz" w:date="2025-11-13T22:46:00Z">
        <w:r w:rsidR="00B607B2">
          <w:rPr>
            <w:rFonts w:ascii="Calibri" w:eastAsia="Calibri" w:hAnsi="Calibri" w:cs="Calibri"/>
            <w:sz w:val="24"/>
            <w:szCs w:val="24"/>
          </w:rPr>
          <w:t xml:space="preserve"> by </w:t>
        </w:r>
      </w:ins>
      <w:del w:id="133" w:author="Lydia Luncz" w:date="2025-11-13T22:46:00Z">
        <w:r w:rsidDel="00B607B2">
          <w:rPr>
            <w:rFonts w:ascii="Calibri" w:eastAsia="Calibri" w:hAnsi="Calibri" w:cs="Calibri"/>
            <w:sz w:val="24"/>
            <w:szCs w:val="24"/>
          </w:rPr>
          <w:delText>, exampl</w:delText>
        </w:r>
      </w:del>
      <w:del w:id="134" w:author="Lydia Luncz" w:date="2025-11-13T22:47:00Z">
        <w:r w:rsidDel="00B607B2">
          <w:rPr>
            <w:rFonts w:ascii="Calibri" w:eastAsia="Calibri" w:hAnsi="Calibri" w:cs="Calibri"/>
            <w:sz w:val="24"/>
            <w:szCs w:val="24"/>
          </w:rPr>
          <w:delText>e:</w:delText>
        </w:r>
      </w:del>
      <w:r>
        <w:rPr>
          <w:rFonts w:ascii="Calibri" w:eastAsia="Calibri" w:hAnsi="Calibri" w:cs="Calibri"/>
          <w:sz w:val="24"/>
          <w:szCs w:val="24"/>
        </w:rPr>
        <w:t xml:space="preserve"> avian</w:t>
      </w:r>
      <w:ins w:id="135" w:author="Lydia Luncz" w:date="2025-11-13T22:47:00Z">
        <w:r w:rsidR="00B607B2">
          <w:rPr>
            <w:rFonts w:ascii="Calibri" w:eastAsia="Calibri" w:hAnsi="Calibri" w:cs="Calibri"/>
            <w:sz w:val="24"/>
            <w:szCs w:val="24"/>
          </w:rPr>
          <w:t xml:space="preserve"> or</w:t>
        </w:r>
      </w:ins>
      <w:del w:id="136" w:author="Lydia Luncz" w:date="2025-11-13T22:47:00Z">
        <w:r w:rsidDel="00B607B2">
          <w:rPr>
            <w:rFonts w:ascii="Calibri" w:eastAsia="Calibri" w:hAnsi="Calibri" w:cs="Calibri"/>
            <w:sz w:val="24"/>
            <w:szCs w:val="24"/>
          </w:rPr>
          <w:delText>,</w:delText>
        </w:r>
      </w:del>
      <w:r>
        <w:rPr>
          <w:rFonts w:ascii="Calibri" w:eastAsia="Calibri" w:hAnsi="Calibri" w:cs="Calibri"/>
          <w:sz w:val="24"/>
          <w:szCs w:val="24"/>
        </w:rPr>
        <w:t xml:space="preserve"> human-foragers, etc. Although direct predation events have not been recorded, we have observed alarm calls toward Brahminy kites, suggesting perceived risk. </w:t>
      </w:r>
      <w:commentRangeStart w:id="137"/>
      <w:r>
        <w:rPr>
          <w:rFonts w:ascii="Calibri" w:eastAsia="Calibri" w:hAnsi="Calibri" w:cs="Calibri"/>
          <w:sz w:val="24"/>
          <w:szCs w:val="24"/>
        </w:rPr>
        <w:t xml:space="preserve">According to the habitat-structure hypothesis, such open environments could favor close spatial </w:t>
      </w:r>
      <w:proofErr w:type="gramStart"/>
      <w:r>
        <w:rPr>
          <w:rFonts w:ascii="Calibri" w:eastAsia="Calibri" w:hAnsi="Calibri" w:cs="Calibri"/>
          <w:sz w:val="24"/>
          <w:szCs w:val="24"/>
        </w:rPr>
        <w:t xml:space="preserve">associations </w:t>
      </w:r>
      <w:ins w:id="138" w:author="Lydia Luncz" w:date="2025-11-13T22:46:00Z">
        <w:r w:rsidR="00B607B2">
          <w:rPr>
            <w:rFonts w:ascii="Calibri" w:eastAsia="Calibri" w:hAnsi="Calibri" w:cs="Calibri"/>
            <w:sz w:val="24"/>
            <w:szCs w:val="24"/>
          </w:rPr>
          <w:t xml:space="preserve"> when</w:t>
        </w:r>
        <w:proofErr w:type="gramEnd"/>
        <w:r w:rsidR="00B607B2">
          <w:rPr>
            <w:rFonts w:ascii="Calibri" w:eastAsia="Calibri" w:hAnsi="Calibri" w:cs="Calibri"/>
            <w:sz w:val="24"/>
            <w:szCs w:val="24"/>
          </w:rPr>
          <w:t xml:space="preserve"> foraging along the </w:t>
        </w:r>
        <w:proofErr w:type="spellStart"/>
        <w:r w:rsidR="00B607B2">
          <w:rPr>
            <w:rFonts w:ascii="Calibri" w:eastAsia="Calibri" w:hAnsi="Calibri" w:cs="Calibri"/>
            <w:sz w:val="24"/>
            <w:szCs w:val="24"/>
          </w:rPr>
          <w:t>shore</w:t>
        </w:r>
      </w:ins>
      <w:r>
        <w:rPr>
          <w:rFonts w:ascii="Calibri" w:eastAsia="Calibri" w:hAnsi="Calibri" w:cs="Calibri"/>
          <w:sz w:val="24"/>
          <w:szCs w:val="24"/>
        </w:rPr>
        <w:t>as</w:t>
      </w:r>
      <w:proofErr w:type="spellEnd"/>
      <w:r>
        <w:rPr>
          <w:rFonts w:ascii="Calibri" w:eastAsia="Calibri" w:hAnsi="Calibri" w:cs="Calibri"/>
          <w:sz w:val="24"/>
          <w:szCs w:val="24"/>
        </w:rPr>
        <w:t xml:space="preserve"> an anti-predator strategy. </w:t>
      </w:r>
      <w:commentRangeEnd w:id="137"/>
      <w:r w:rsidR="00B607B2">
        <w:rPr>
          <w:rStyle w:val="CommentReference"/>
        </w:rPr>
        <w:commentReference w:id="137"/>
      </w:r>
      <w:r>
        <w:rPr>
          <w:rFonts w:ascii="Calibri" w:eastAsia="Calibri" w:hAnsi="Calibri" w:cs="Calibri"/>
          <w:sz w:val="24"/>
          <w:szCs w:val="24"/>
        </w:rPr>
        <w:t xml:space="preserve">However, oysters are available in small clusters that are evenly distributed across the shore, making it inefficient for many individuals to forage in the same patch. From the perspective of optimal foraging theory, macaques are expected to balance competition and efficiency. One possible solution is that individuals with opposite handedness forage near one another, since </w:t>
      </w:r>
      <w:commentRangeStart w:id="139"/>
      <w:r>
        <w:rPr>
          <w:rFonts w:ascii="Calibri" w:eastAsia="Calibri" w:hAnsi="Calibri" w:cs="Calibri"/>
          <w:sz w:val="24"/>
          <w:szCs w:val="24"/>
        </w:rPr>
        <w:t xml:space="preserve">certain oyster positions on the rocks might be more accessible to either left- or right-handed tool users. </w:t>
      </w:r>
      <w:commentRangeEnd w:id="139"/>
      <w:r w:rsidR="00B607B2">
        <w:rPr>
          <w:rStyle w:val="CommentReference"/>
        </w:rPr>
        <w:commentReference w:id="139"/>
      </w:r>
      <w:commentRangeStart w:id="140"/>
      <w:r>
        <w:rPr>
          <w:rFonts w:ascii="Calibri" w:eastAsia="Calibri" w:hAnsi="Calibri" w:cs="Calibri"/>
          <w:sz w:val="24"/>
          <w:szCs w:val="24"/>
        </w:rPr>
        <w:t xml:space="preserve">We thus applied the predictions from the habitat-structure hypothesis and optimal foraging theory to assess whether individual handedness predicts spatial foraging </w:t>
      </w:r>
      <w:r>
        <w:rPr>
          <w:rFonts w:ascii="Calibri" w:eastAsia="Calibri" w:hAnsi="Calibri" w:cs="Calibri"/>
          <w:sz w:val="24"/>
          <w:szCs w:val="24"/>
        </w:rPr>
        <w:lastRenderedPageBreak/>
        <w:t>associations. We predicted that monkeys with different handedness forage in closer proximity to one another while processing oyster</w:t>
      </w:r>
      <w:ins w:id="141" w:author="Lydia Luncz" w:date="2025-11-13T22:49:00Z">
        <w:r w:rsidR="00B607B2">
          <w:rPr>
            <w:rFonts w:ascii="Calibri" w:eastAsia="Calibri" w:hAnsi="Calibri" w:cs="Calibri"/>
            <w:sz w:val="24"/>
            <w:szCs w:val="24"/>
          </w:rPr>
          <w:t xml:space="preserve"> clusters</w:t>
        </w:r>
      </w:ins>
      <w:del w:id="142" w:author="Lydia Luncz" w:date="2025-11-13T22:49:00Z">
        <w:r w:rsidDel="00B607B2">
          <w:rPr>
            <w:rFonts w:ascii="Calibri" w:eastAsia="Calibri" w:hAnsi="Calibri" w:cs="Calibri"/>
            <w:sz w:val="24"/>
            <w:szCs w:val="24"/>
          </w:rPr>
          <w:delText>s</w:delText>
        </w:r>
      </w:del>
      <w:r>
        <w:rPr>
          <w:rFonts w:ascii="Calibri" w:eastAsia="Calibri" w:hAnsi="Calibri" w:cs="Calibri"/>
          <w:sz w:val="24"/>
          <w:szCs w:val="24"/>
        </w:rPr>
        <w:t xml:space="preserve"> with stone tools.</w:t>
      </w:r>
      <w:commentRangeEnd w:id="140"/>
      <w:r w:rsidR="00B607B2">
        <w:rPr>
          <w:rStyle w:val="CommentReference"/>
        </w:rPr>
        <w:commentReference w:id="140"/>
      </w:r>
    </w:p>
    <w:p w14:paraId="401FF800" w14:textId="77777777" w:rsidR="00A96381" w:rsidRDefault="00A96381">
      <w:pPr>
        <w:jc w:val="both"/>
        <w:rPr>
          <w:rFonts w:ascii="Calibri" w:eastAsia="Calibri" w:hAnsi="Calibri" w:cs="Calibri"/>
          <w:sz w:val="24"/>
          <w:szCs w:val="24"/>
        </w:rPr>
      </w:pPr>
    </w:p>
    <w:p w14:paraId="13B29BE7" w14:textId="4FFEF2CF" w:rsidR="00B607B2" w:rsidRPr="00932E47" w:rsidRDefault="00932E47" w:rsidP="00932E47">
      <w:pPr>
        <w:pStyle w:val="ListParagraph"/>
        <w:numPr>
          <w:ilvl w:val="0"/>
          <w:numId w:val="2"/>
        </w:numPr>
        <w:jc w:val="both"/>
        <w:rPr>
          <w:rFonts w:ascii="Calibri" w:eastAsia="Calibri" w:hAnsi="Calibri" w:cs="Calibri"/>
          <w:b/>
          <w:color w:val="00B050"/>
          <w:sz w:val="24"/>
          <w:szCs w:val="24"/>
          <w:u w:val="single"/>
        </w:rPr>
      </w:pPr>
      <w:r w:rsidRPr="00932E47">
        <w:rPr>
          <w:rFonts w:ascii="Calibri" w:eastAsia="Calibri" w:hAnsi="Calibri" w:cs="Calibri"/>
          <w:b/>
          <w:color w:val="00B050"/>
          <w:sz w:val="24"/>
          <w:szCs w:val="24"/>
          <w:u w:val="single"/>
        </w:rPr>
        <w:t>One or two</w:t>
      </w:r>
      <w:r w:rsidR="00B607B2" w:rsidRPr="00932E47">
        <w:rPr>
          <w:rFonts w:ascii="Calibri" w:eastAsia="Calibri" w:hAnsi="Calibri" w:cs="Calibri"/>
          <w:b/>
          <w:color w:val="00B050"/>
          <w:sz w:val="24"/>
          <w:szCs w:val="24"/>
          <w:u w:val="single"/>
        </w:rPr>
        <w:t xml:space="preserve"> summary sentences bringing it back to the bigger picture</w:t>
      </w:r>
      <w:r>
        <w:rPr>
          <w:rFonts w:ascii="Calibri" w:eastAsia="Calibri" w:hAnsi="Calibri" w:cs="Calibri"/>
          <w:b/>
          <w:color w:val="00B050"/>
          <w:sz w:val="24"/>
          <w:szCs w:val="24"/>
          <w:u w:val="single"/>
        </w:rPr>
        <w:t xml:space="preserve"> and what monkeys can tell us about the evolution of handedness. </w:t>
      </w:r>
    </w:p>
    <w:p w14:paraId="00000012" w14:textId="77777777" w:rsidR="00080756" w:rsidRDefault="00080756">
      <w:pPr>
        <w:jc w:val="both"/>
        <w:rPr>
          <w:rFonts w:ascii="Calibri" w:eastAsia="Calibri" w:hAnsi="Calibri" w:cs="Calibri"/>
          <w:sz w:val="24"/>
          <w:szCs w:val="24"/>
        </w:rPr>
      </w:pPr>
    </w:p>
    <w:p w14:paraId="00000013" w14:textId="77777777" w:rsidR="00080756" w:rsidRDefault="00080756">
      <w:pPr>
        <w:jc w:val="both"/>
        <w:rPr>
          <w:rFonts w:ascii="Calibri" w:eastAsia="Calibri" w:hAnsi="Calibri" w:cs="Calibri"/>
          <w:sz w:val="24"/>
          <w:szCs w:val="24"/>
        </w:rPr>
      </w:pPr>
    </w:p>
    <w:p w14:paraId="00000028" w14:textId="77777777" w:rsidR="00080756" w:rsidDel="00195CBF" w:rsidRDefault="00080756">
      <w:pPr>
        <w:jc w:val="both"/>
        <w:rPr>
          <w:del w:id="143" w:author="Lydia Luncz" w:date="2025-11-13T22:52:00Z"/>
          <w:rFonts w:ascii="Calibri" w:eastAsia="Calibri" w:hAnsi="Calibri" w:cs="Calibri"/>
          <w:sz w:val="24"/>
          <w:szCs w:val="24"/>
        </w:rPr>
      </w:pPr>
    </w:p>
    <w:p w14:paraId="00000029" w14:textId="77777777" w:rsidR="00080756" w:rsidRDefault="00080756">
      <w:pPr>
        <w:jc w:val="both"/>
        <w:rPr>
          <w:rFonts w:ascii="Calibri" w:eastAsia="Calibri" w:hAnsi="Calibri" w:cs="Calibri"/>
          <w:sz w:val="24"/>
          <w:szCs w:val="24"/>
        </w:rPr>
      </w:pPr>
    </w:p>
    <w:p w14:paraId="0000002A" w14:textId="77777777" w:rsidR="00080756" w:rsidRDefault="00B65AFB">
      <w:pPr>
        <w:jc w:val="both"/>
        <w:rPr>
          <w:rFonts w:ascii="Calibri" w:eastAsia="Calibri" w:hAnsi="Calibri" w:cs="Calibri"/>
          <w:sz w:val="24"/>
          <w:szCs w:val="24"/>
        </w:rPr>
      </w:pPr>
      <w:r>
        <w:rPr>
          <w:rFonts w:ascii="Calibri" w:eastAsia="Calibri" w:hAnsi="Calibri" w:cs="Calibri"/>
          <w:sz w:val="24"/>
          <w:szCs w:val="24"/>
        </w:rPr>
        <w:t>@Dr. Luncz, this is the flow of the introduction that we build during our team-meeting -</w:t>
      </w:r>
    </w:p>
    <w:p w14:paraId="0000002B" w14:textId="77777777" w:rsidR="00080756" w:rsidRDefault="00080756">
      <w:pPr>
        <w:jc w:val="both"/>
        <w:rPr>
          <w:rFonts w:ascii="Calibri" w:eastAsia="Calibri" w:hAnsi="Calibri" w:cs="Calibri"/>
          <w:sz w:val="24"/>
          <w:szCs w:val="24"/>
        </w:rPr>
      </w:pPr>
    </w:p>
    <w:p w14:paraId="0000002C" w14:textId="77777777" w:rsidR="00080756" w:rsidRDefault="00B65AFB">
      <w:pPr>
        <w:numPr>
          <w:ilvl w:val="0"/>
          <w:numId w:val="1"/>
        </w:numPr>
        <w:jc w:val="both"/>
        <w:rPr>
          <w:rFonts w:ascii="Calibri" w:eastAsia="Calibri" w:hAnsi="Calibri" w:cs="Calibri"/>
          <w:sz w:val="24"/>
          <w:szCs w:val="24"/>
        </w:rPr>
      </w:pPr>
      <w:r>
        <w:rPr>
          <w:rFonts w:ascii="Calibri" w:eastAsia="Calibri" w:hAnsi="Calibri" w:cs="Calibri"/>
          <w:sz w:val="24"/>
          <w:szCs w:val="24"/>
        </w:rPr>
        <w:t>Handedness in humans</w:t>
      </w:r>
    </w:p>
    <w:p w14:paraId="0000002D" w14:textId="77777777" w:rsidR="00080756" w:rsidRDefault="00B65AFB">
      <w:pPr>
        <w:numPr>
          <w:ilvl w:val="0"/>
          <w:numId w:val="1"/>
        </w:numPr>
        <w:jc w:val="both"/>
        <w:rPr>
          <w:rFonts w:ascii="Calibri" w:eastAsia="Calibri" w:hAnsi="Calibri" w:cs="Calibri"/>
          <w:sz w:val="24"/>
          <w:szCs w:val="24"/>
        </w:rPr>
      </w:pPr>
      <w:r>
        <w:rPr>
          <w:rFonts w:ascii="Calibri" w:eastAsia="Calibri" w:hAnsi="Calibri" w:cs="Calibri"/>
          <w:sz w:val="24"/>
          <w:szCs w:val="24"/>
        </w:rPr>
        <w:t>Unknown evolutionary pathways of handedness. How and when did right hand bias come up.</w:t>
      </w:r>
    </w:p>
    <w:p w14:paraId="0000002E" w14:textId="77777777" w:rsidR="00080756" w:rsidRDefault="00B65AFB">
      <w:pPr>
        <w:numPr>
          <w:ilvl w:val="0"/>
          <w:numId w:val="1"/>
        </w:numPr>
        <w:jc w:val="both"/>
        <w:rPr>
          <w:rFonts w:ascii="Calibri" w:eastAsia="Calibri" w:hAnsi="Calibri" w:cs="Calibri"/>
          <w:sz w:val="24"/>
          <w:szCs w:val="24"/>
        </w:rPr>
      </w:pPr>
      <w:r>
        <w:rPr>
          <w:rFonts w:ascii="Calibri" w:eastAsia="Calibri" w:hAnsi="Calibri" w:cs="Calibri"/>
          <w:sz w:val="24"/>
          <w:szCs w:val="24"/>
        </w:rPr>
        <w:t xml:space="preserve">Handedness in other primates </w:t>
      </w:r>
    </w:p>
    <w:p w14:paraId="0000002F" w14:textId="77777777" w:rsidR="00080756" w:rsidRDefault="00B65AFB">
      <w:pPr>
        <w:numPr>
          <w:ilvl w:val="0"/>
          <w:numId w:val="1"/>
        </w:numPr>
        <w:jc w:val="both"/>
        <w:rPr>
          <w:rFonts w:ascii="Calibri" w:eastAsia="Calibri" w:hAnsi="Calibri" w:cs="Calibri"/>
          <w:sz w:val="24"/>
          <w:szCs w:val="24"/>
        </w:rPr>
      </w:pPr>
      <w:r>
        <w:rPr>
          <w:rFonts w:ascii="Calibri" w:eastAsia="Calibri" w:hAnsi="Calibri" w:cs="Calibri"/>
          <w:sz w:val="24"/>
          <w:szCs w:val="24"/>
        </w:rPr>
        <w:t>Model organism - Stone-tool use in long-tailed macaques</w:t>
      </w:r>
    </w:p>
    <w:p w14:paraId="00000030" w14:textId="77777777" w:rsidR="00080756" w:rsidRDefault="00080756">
      <w:pPr>
        <w:jc w:val="both"/>
        <w:rPr>
          <w:rFonts w:ascii="Calibri" w:eastAsia="Calibri" w:hAnsi="Calibri" w:cs="Calibri"/>
          <w:sz w:val="24"/>
          <w:szCs w:val="24"/>
        </w:rPr>
      </w:pPr>
    </w:p>
    <w:p w14:paraId="00000031" w14:textId="77777777" w:rsidR="00080756" w:rsidRDefault="00080756">
      <w:pPr>
        <w:jc w:val="both"/>
        <w:rPr>
          <w:rFonts w:ascii="Calibri" w:eastAsia="Calibri" w:hAnsi="Calibri" w:cs="Calibri"/>
          <w:sz w:val="24"/>
          <w:szCs w:val="24"/>
        </w:rPr>
      </w:pPr>
    </w:p>
    <w:p w14:paraId="00000032" w14:textId="77777777" w:rsidR="00080756" w:rsidRDefault="00B65AFB">
      <w:pPr>
        <w:jc w:val="both"/>
        <w:rPr>
          <w:rFonts w:ascii="Calibri" w:eastAsia="Calibri" w:hAnsi="Calibri" w:cs="Calibri"/>
          <w:sz w:val="24"/>
          <w:szCs w:val="24"/>
        </w:rPr>
      </w:pPr>
      <w:r>
        <w:rPr>
          <w:rFonts w:ascii="Calibri" w:eastAsia="Calibri" w:hAnsi="Calibri" w:cs="Calibri"/>
          <w:sz w:val="24"/>
          <w:szCs w:val="24"/>
        </w:rPr>
        <w:t xml:space="preserve"> </w:t>
      </w:r>
    </w:p>
    <w:sectPr w:rsidR="00080756">
      <w:pgSz w:w="12240" w:h="15840"/>
      <w:pgMar w:top="1440" w:right="1440" w:bottom="1440" w:left="1440" w:header="720" w:footer="720" w:gutter="0"/>
      <w:lnNumType w:countBy="1"/>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Lydia Luncz" w:date="2025-11-13T22:53:00Z" w:initials="LL">
    <w:p w14:paraId="155880D6" w14:textId="6B3D052A" w:rsidR="008A7FB4" w:rsidRDefault="008A7FB4">
      <w:pPr>
        <w:pStyle w:val="CommentText"/>
      </w:pPr>
      <w:r>
        <w:rPr>
          <w:rStyle w:val="CommentReference"/>
        </w:rPr>
        <w:annotationRef/>
      </w:r>
      <w:r>
        <w:t xml:space="preserve">We can think about this later. It needs an overarching </w:t>
      </w:r>
      <w:proofErr w:type="gramStart"/>
      <w:r>
        <w:t>topic ,</w:t>
      </w:r>
      <w:proofErr w:type="gramEnd"/>
      <w:r>
        <w:t xml:space="preserve"> sounds like a list of two different things right now. </w:t>
      </w:r>
    </w:p>
  </w:comment>
  <w:comment w:id="12" w:author="Lydia Luncz" w:date="2025-11-13T21:56:00Z" w:initials="LL">
    <w:p w14:paraId="088F9137" w14:textId="3A85987F" w:rsidR="008A7FB4" w:rsidRDefault="008A7FB4">
      <w:pPr>
        <w:pStyle w:val="CommentText"/>
      </w:pPr>
      <w:r>
        <w:rPr>
          <w:rStyle w:val="CommentReference"/>
        </w:rPr>
        <w:annotationRef/>
      </w:r>
      <w:r>
        <w:t xml:space="preserve">To do what? </w:t>
      </w:r>
    </w:p>
  </w:comment>
  <w:comment w:id="14" w:author="Lydia Luncz" w:date="2025-11-13T23:17:00Z" w:initials="LL">
    <w:p w14:paraId="2373B9E1" w14:textId="4C2F1247" w:rsidR="00C11379" w:rsidRDefault="00C11379">
      <w:pPr>
        <w:pStyle w:val="CommentText"/>
      </w:pPr>
      <w:r>
        <w:rPr>
          <w:rStyle w:val="CommentReference"/>
        </w:rPr>
        <w:annotationRef/>
      </w:r>
      <w:r>
        <w:t>Maybe object manipulation is too restricted? But I hope you get my point</w:t>
      </w:r>
    </w:p>
  </w:comment>
  <w:comment w:id="17" w:author="Lydia Luncz" w:date="2025-11-13T21:59:00Z" w:initials="LL">
    <w:p w14:paraId="363D1E7B" w14:textId="3657F6F7" w:rsidR="008A7FB4" w:rsidRDefault="008A7FB4">
      <w:pPr>
        <w:pStyle w:val="CommentText"/>
      </w:pPr>
      <w:r>
        <w:rPr>
          <w:rStyle w:val="CommentReference"/>
        </w:rPr>
        <w:annotationRef/>
      </w:r>
      <w:r>
        <w:t xml:space="preserve">There needs to be a part in here where you say how the left </w:t>
      </w:r>
      <w:proofErr w:type="spellStart"/>
      <w:r>
        <w:t>hemispheere</w:t>
      </w:r>
      <w:proofErr w:type="spellEnd"/>
      <w:r>
        <w:t xml:space="preserve"> operates our right side, otherwise this make so sense. </w:t>
      </w:r>
    </w:p>
  </w:comment>
  <w:comment w:id="24" w:author="Lydia Luncz" w:date="2025-11-13T23:19:00Z" w:initials="LL">
    <w:p w14:paraId="1303AAF1" w14:textId="60E18C1A" w:rsidR="00C11379" w:rsidRDefault="00C11379">
      <w:pPr>
        <w:pStyle w:val="CommentText"/>
      </w:pPr>
      <w:r>
        <w:rPr>
          <w:rStyle w:val="CommentReference"/>
        </w:rPr>
        <w:annotationRef/>
      </w:r>
      <w:r>
        <w:t>Like a co-</w:t>
      </w:r>
      <w:proofErr w:type="gramStart"/>
      <w:r>
        <w:t>evolution ?</w:t>
      </w:r>
      <w:proofErr w:type="gramEnd"/>
      <w:r>
        <w:t xml:space="preserve"> or that </w:t>
      </w:r>
      <w:proofErr w:type="spellStart"/>
      <w:r>
        <w:t>lateriality</w:t>
      </w:r>
      <w:proofErr w:type="spellEnd"/>
      <w:r>
        <w:t xml:space="preserve"> allowed humans to develop language? </w:t>
      </w:r>
    </w:p>
  </w:comment>
  <w:comment w:id="29" w:author="Lydia Luncz" w:date="2025-11-13T22:04:00Z" w:initials="LL">
    <w:p w14:paraId="679A4063" w14:textId="643A4914" w:rsidR="008A7FB4" w:rsidRDefault="008A7FB4" w:rsidP="00A96381">
      <w:pPr>
        <w:pStyle w:val="CommentText"/>
      </w:pPr>
      <w:r>
        <w:rPr>
          <w:rStyle w:val="CommentReference"/>
        </w:rPr>
        <w:annotationRef/>
      </w:r>
      <w:r>
        <w:t xml:space="preserve">This is not a review </w:t>
      </w:r>
      <w:proofErr w:type="spellStart"/>
      <w:r>
        <w:t>artivle</w:t>
      </w:r>
      <w:proofErr w:type="spellEnd"/>
      <w:r>
        <w:t xml:space="preserve">, just state one sentence on genetics what the current knowledge is and put a citation. </w:t>
      </w:r>
    </w:p>
  </w:comment>
  <w:comment w:id="31" w:author="Lydia Luncz" w:date="2025-11-13T22:05:00Z" w:initials="LL">
    <w:p w14:paraId="23A50CBA" w14:textId="77777777" w:rsidR="008A7FB4" w:rsidRDefault="008A7FB4" w:rsidP="00A96381">
      <w:pPr>
        <w:pStyle w:val="CommentText"/>
      </w:pPr>
      <w:r>
        <w:rPr>
          <w:rStyle w:val="CommentReference"/>
        </w:rPr>
        <w:annotationRef/>
      </w:r>
      <w:r>
        <w:t xml:space="preserve">This makes no sense to me. </w:t>
      </w:r>
    </w:p>
  </w:comment>
  <w:comment w:id="32" w:author="Lydia Luncz" w:date="2025-11-13T22:05:00Z" w:initials="LL">
    <w:p w14:paraId="0DE61197" w14:textId="77777777" w:rsidR="008A7FB4" w:rsidRDefault="008A7FB4" w:rsidP="00A96381">
      <w:pPr>
        <w:pStyle w:val="CommentText"/>
      </w:pPr>
      <w:r>
        <w:rPr>
          <w:rStyle w:val="CommentReference"/>
        </w:rPr>
        <w:annotationRef/>
      </w:r>
      <w:r>
        <w:t xml:space="preserve">Do not use words like this. We let the reader decide </w:t>
      </w:r>
      <w:proofErr w:type="spellStart"/>
      <w:r>
        <w:t>whats</w:t>
      </w:r>
      <w:proofErr w:type="spellEnd"/>
      <w:r>
        <w:t xml:space="preserve"> interesting. </w:t>
      </w:r>
    </w:p>
  </w:comment>
  <w:comment w:id="33" w:author="Lydia Luncz" w:date="2025-11-13T22:08:00Z" w:initials="LL">
    <w:p w14:paraId="4E3D9569" w14:textId="77777777" w:rsidR="008A7FB4" w:rsidRDefault="008A7FB4" w:rsidP="00A96381">
      <w:pPr>
        <w:pStyle w:val="CommentText"/>
      </w:pPr>
      <w:r>
        <w:rPr>
          <w:rStyle w:val="CommentReference"/>
        </w:rPr>
        <w:annotationRef/>
      </w:r>
      <w:r>
        <w:t xml:space="preserve">This is way too much about genetics in your intro. You don´t study this. What is your main message about humans that you want to get across, why </w:t>
      </w:r>
      <w:proofErr w:type="gramStart"/>
      <w:r>
        <w:t>is  handedness</w:t>
      </w:r>
      <w:proofErr w:type="gramEnd"/>
      <w:r>
        <w:t xml:space="preserve"> interesting. Stick to that. </w:t>
      </w:r>
    </w:p>
  </w:comment>
  <w:comment w:id="34" w:author="Lydia Luncz" w:date="2025-11-13T22:00:00Z" w:initials="LL">
    <w:p w14:paraId="049FC146" w14:textId="5CCFE453" w:rsidR="008A7FB4" w:rsidRDefault="008A7FB4">
      <w:pPr>
        <w:pStyle w:val="CommentText"/>
      </w:pPr>
      <w:r>
        <w:rPr>
          <w:rStyle w:val="CommentReference"/>
        </w:rPr>
        <w:annotationRef/>
      </w:r>
      <w:r>
        <w:t xml:space="preserve">You have to state that evidence. </w:t>
      </w:r>
    </w:p>
  </w:comment>
  <w:comment w:id="35" w:author="Lydia Luncz" w:date="2025-11-13T22:01:00Z" w:initials="LL">
    <w:p w14:paraId="6626D371" w14:textId="7019F5DC" w:rsidR="008A7FB4" w:rsidRDefault="008A7FB4">
      <w:pPr>
        <w:pStyle w:val="CommentText"/>
      </w:pPr>
      <w:r>
        <w:rPr>
          <w:rStyle w:val="CommentReference"/>
        </w:rPr>
        <w:annotationRef/>
      </w:r>
      <w:r>
        <w:t>Again, how do we know</w:t>
      </w:r>
    </w:p>
  </w:comment>
  <w:comment w:id="36" w:author="Lydia Luncz" w:date="2025-11-13T22:02:00Z" w:initials="LL">
    <w:p w14:paraId="62D07C02" w14:textId="77777777" w:rsidR="008A7FB4" w:rsidRDefault="008A7FB4">
      <w:pPr>
        <w:pStyle w:val="CommentText"/>
      </w:pPr>
      <w:r>
        <w:rPr>
          <w:rStyle w:val="CommentReference"/>
        </w:rPr>
        <w:annotationRef/>
      </w:r>
      <w:r>
        <w:t xml:space="preserve">This is not a good scientific writing style. You just through out facts and hypothesis without explaining anything. </w:t>
      </w:r>
    </w:p>
    <w:p w14:paraId="02D0DE05" w14:textId="5CF4061A" w:rsidR="008A7FB4" w:rsidRDefault="008A7FB4">
      <w:pPr>
        <w:pStyle w:val="CommentText"/>
      </w:pPr>
      <w:r>
        <w:t xml:space="preserve">Please structure this </w:t>
      </w:r>
      <w:proofErr w:type="gramStart"/>
      <w:r>
        <w:t>more clear</w:t>
      </w:r>
      <w:proofErr w:type="gramEnd"/>
      <w:r>
        <w:t xml:space="preserve"> and explain why you say what you say. </w:t>
      </w:r>
    </w:p>
  </w:comment>
  <w:comment w:id="38" w:author="Lydia Luncz" w:date="2025-11-13T22:04:00Z" w:initials="LL">
    <w:p w14:paraId="7FC5B056" w14:textId="2FDD272C" w:rsidR="008A7FB4" w:rsidRDefault="008A7FB4">
      <w:pPr>
        <w:pStyle w:val="CommentText"/>
      </w:pPr>
      <w:r>
        <w:rPr>
          <w:rStyle w:val="CommentReference"/>
        </w:rPr>
        <w:annotationRef/>
      </w:r>
      <w:r>
        <w:t xml:space="preserve">This is not a review </w:t>
      </w:r>
      <w:proofErr w:type="spellStart"/>
      <w:r>
        <w:t>artivle</w:t>
      </w:r>
      <w:proofErr w:type="spellEnd"/>
      <w:r>
        <w:t xml:space="preserve">, just state what the current knowledge is and put a citation. </w:t>
      </w:r>
    </w:p>
  </w:comment>
  <w:comment w:id="40" w:author="Lydia Luncz" w:date="2025-11-13T22:05:00Z" w:initials="LL">
    <w:p w14:paraId="4CC4C09D" w14:textId="21744A3A" w:rsidR="008A7FB4" w:rsidRDefault="008A7FB4">
      <w:pPr>
        <w:pStyle w:val="CommentText"/>
      </w:pPr>
      <w:r>
        <w:rPr>
          <w:rStyle w:val="CommentReference"/>
        </w:rPr>
        <w:annotationRef/>
      </w:r>
      <w:r>
        <w:t xml:space="preserve">This makes no sense to me. </w:t>
      </w:r>
    </w:p>
  </w:comment>
  <w:comment w:id="41" w:author="Lydia Luncz" w:date="2025-11-13T22:05:00Z" w:initials="LL">
    <w:p w14:paraId="7EBF92CC" w14:textId="649719DB" w:rsidR="008A7FB4" w:rsidRDefault="008A7FB4">
      <w:pPr>
        <w:pStyle w:val="CommentText"/>
      </w:pPr>
      <w:r>
        <w:rPr>
          <w:rStyle w:val="CommentReference"/>
        </w:rPr>
        <w:annotationRef/>
      </w:r>
      <w:r>
        <w:t xml:space="preserve">Do not use words like this. We let the reader decide </w:t>
      </w:r>
      <w:proofErr w:type="spellStart"/>
      <w:r>
        <w:t>whats</w:t>
      </w:r>
      <w:proofErr w:type="spellEnd"/>
      <w:r>
        <w:t xml:space="preserve"> interesting. </w:t>
      </w:r>
    </w:p>
  </w:comment>
  <w:comment w:id="46" w:author="Lydia Luncz" w:date="2025-11-13T22:08:00Z" w:initials="LL">
    <w:p w14:paraId="5A4D6A51" w14:textId="1F345175" w:rsidR="008A7FB4" w:rsidRDefault="008A7FB4">
      <w:pPr>
        <w:pStyle w:val="CommentText"/>
      </w:pPr>
      <w:r>
        <w:rPr>
          <w:rStyle w:val="CommentReference"/>
        </w:rPr>
        <w:annotationRef/>
      </w:r>
      <w:r>
        <w:t xml:space="preserve">This is way too much about genetics in your intro. You don´t study this. What is your main message about humans that you want to get across, why </w:t>
      </w:r>
      <w:proofErr w:type="gramStart"/>
      <w:r>
        <w:t>is  handedness</w:t>
      </w:r>
      <w:proofErr w:type="gramEnd"/>
      <w:r>
        <w:t xml:space="preserve"> interesting. Stick to that. </w:t>
      </w:r>
    </w:p>
  </w:comment>
  <w:comment w:id="48" w:author="Lydia Luncz" w:date="2025-11-13T22:09:00Z" w:initials="LL">
    <w:p w14:paraId="0455DDA0" w14:textId="5E0B5EEF" w:rsidR="008A7FB4" w:rsidRDefault="008A7FB4">
      <w:pPr>
        <w:pStyle w:val="CommentText"/>
      </w:pPr>
      <w:r>
        <w:rPr>
          <w:rStyle w:val="CommentReference"/>
        </w:rPr>
        <w:annotationRef/>
      </w:r>
      <w:r>
        <w:t xml:space="preserve">In handedness? Be precise. </w:t>
      </w:r>
    </w:p>
  </w:comment>
  <w:comment w:id="49" w:author="Lydia Luncz" w:date="2025-11-13T22:09:00Z" w:initials="LL">
    <w:p w14:paraId="51C599C9" w14:textId="70844469" w:rsidR="008A7FB4" w:rsidRDefault="008A7FB4">
      <w:pPr>
        <w:pStyle w:val="CommentText"/>
      </w:pPr>
      <w:r>
        <w:rPr>
          <w:rStyle w:val="CommentReference"/>
        </w:rPr>
        <w:annotationRef/>
      </w:r>
      <w:r>
        <w:t xml:space="preserve">You only have talked about humans so far. If you are switching to animals you have to say so first. </w:t>
      </w:r>
    </w:p>
  </w:comment>
  <w:comment w:id="50" w:author="Lydia Luncz" w:date="2025-11-13T22:10:00Z" w:initials="LL">
    <w:p w14:paraId="606F60E0" w14:textId="7A882F7A" w:rsidR="008A7FB4" w:rsidRDefault="008A7FB4">
      <w:pPr>
        <w:pStyle w:val="CommentText"/>
      </w:pPr>
      <w:r>
        <w:rPr>
          <w:rStyle w:val="CommentReference"/>
        </w:rPr>
        <w:annotationRef/>
      </w:r>
      <w:r>
        <w:t xml:space="preserve">Start the second paragraph here, otherwise it is repetitive to the sentence above. </w:t>
      </w:r>
    </w:p>
  </w:comment>
  <w:comment w:id="52" w:author="Lydia Luncz" w:date="2025-11-13T22:12:00Z" w:initials="LL">
    <w:p w14:paraId="77F1C783" w14:textId="0750433E" w:rsidR="008A7FB4" w:rsidRDefault="008A7FB4">
      <w:pPr>
        <w:pStyle w:val="CommentText"/>
      </w:pPr>
      <w:r>
        <w:rPr>
          <w:rStyle w:val="CommentReference"/>
        </w:rPr>
        <w:annotationRef/>
      </w:r>
      <w:r>
        <w:t xml:space="preserve">Now here it gets really </w:t>
      </w:r>
      <w:proofErr w:type="spellStart"/>
      <w:r>
        <w:t>interesitng</w:t>
      </w:r>
      <w:proofErr w:type="spellEnd"/>
      <w:r>
        <w:t xml:space="preserve"> for your paper. Make this a more central part and move it up and expand where you right now talk about genetics. Genetics can remain a side sentence but does not deserve a full paragraph in a paper on handedness in tool use. </w:t>
      </w:r>
    </w:p>
  </w:comment>
  <w:comment w:id="53" w:author="Lydia Luncz" w:date="2025-11-13T23:25:00Z" w:initials="LL">
    <w:p w14:paraId="2C071FDF" w14:textId="1EE06EF7" w:rsidR="006D5B6F" w:rsidRDefault="006D5B6F">
      <w:pPr>
        <w:pStyle w:val="CommentText"/>
      </w:pPr>
      <w:r>
        <w:rPr>
          <w:rStyle w:val="CommentReference"/>
        </w:rPr>
        <w:annotationRef/>
      </w:r>
      <w:r>
        <w:t>Expand significantly</w:t>
      </w:r>
    </w:p>
  </w:comment>
  <w:comment w:id="60" w:author="Lydia Luncz" w:date="2025-11-13T22:16:00Z" w:initials="LL">
    <w:p w14:paraId="53F906FB" w14:textId="6818FC68" w:rsidR="008A7FB4" w:rsidRDefault="008A7FB4">
      <w:pPr>
        <w:pStyle w:val="CommentText"/>
      </w:pPr>
      <w:r>
        <w:rPr>
          <w:rStyle w:val="CommentReference"/>
        </w:rPr>
        <w:annotationRef/>
      </w:r>
      <w:r>
        <w:t xml:space="preserve">You can´t merge one ape species and ALL other monkeys. Either apes and monkeys, or name the species it was tested in. </w:t>
      </w:r>
    </w:p>
  </w:comment>
  <w:comment w:id="67" w:author="Lydia Luncz" w:date="2025-11-13T22:22:00Z" w:initials="LL">
    <w:p w14:paraId="5376CD28" w14:textId="193AC11C" w:rsidR="008A7FB4" w:rsidRDefault="008A7FB4">
      <w:pPr>
        <w:pStyle w:val="CommentText"/>
      </w:pPr>
      <w:r>
        <w:rPr>
          <w:rStyle w:val="CommentReference"/>
        </w:rPr>
        <w:annotationRef/>
      </w:r>
      <w:r>
        <w:t xml:space="preserve">I don´t know what you mean by that and neither will the reader. </w:t>
      </w:r>
    </w:p>
  </w:comment>
  <w:comment w:id="68" w:author="Lydia Luncz" w:date="2025-11-13T22:23:00Z" w:initials="LL">
    <w:p w14:paraId="4E76146D" w14:textId="58D728CE" w:rsidR="008A7FB4" w:rsidRDefault="008A7FB4">
      <w:pPr>
        <w:pStyle w:val="CommentText"/>
      </w:pPr>
      <w:r>
        <w:rPr>
          <w:rStyle w:val="CommentReference"/>
        </w:rPr>
        <w:annotationRef/>
      </w:r>
      <w:r>
        <w:t>I don´t understand what you mean here?</w:t>
      </w:r>
    </w:p>
  </w:comment>
  <w:comment w:id="69" w:author="Lydia Luncz" w:date="2025-11-13T22:23:00Z" w:initials="LL">
    <w:p w14:paraId="0525C1B5" w14:textId="1D81FEFF" w:rsidR="008A7FB4" w:rsidRDefault="008A7FB4">
      <w:pPr>
        <w:pStyle w:val="CommentText"/>
      </w:pPr>
      <w:r>
        <w:rPr>
          <w:rStyle w:val="CommentReference"/>
        </w:rPr>
        <w:annotationRef/>
      </w:r>
      <w:r>
        <w:t>You can´t start a sentence with “and”</w:t>
      </w:r>
    </w:p>
  </w:comment>
  <w:comment w:id="70" w:author="Lydia Luncz" w:date="2025-11-13T22:24:00Z" w:initials="LL">
    <w:p w14:paraId="6FD1AE81" w14:textId="13311D31" w:rsidR="008A7FB4" w:rsidRDefault="008A7FB4">
      <w:pPr>
        <w:pStyle w:val="CommentText"/>
      </w:pPr>
      <w:r>
        <w:rPr>
          <w:rStyle w:val="CommentReference"/>
        </w:rPr>
        <w:annotationRef/>
      </w:r>
      <w:r>
        <w:t xml:space="preserve">I am sorry, but I have no idea what you mean here either. </w:t>
      </w:r>
    </w:p>
  </w:comment>
  <w:comment w:id="54" w:author="Lydia Luncz" w:date="2025-11-13T22:25:00Z" w:initials="LL">
    <w:p w14:paraId="404371FE" w14:textId="3D14649A" w:rsidR="008A7FB4" w:rsidRDefault="008A7FB4">
      <w:pPr>
        <w:pStyle w:val="CommentText"/>
      </w:pPr>
      <w:r>
        <w:rPr>
          <w:rStyle w:val="CommentReference"/>
        </w:rPr>
        <w:annotationRef/>
      </w:r>
      <w:r>
        <w:t xml:space="preserve">This paragraph should be about primates and what is know in them. You jump around a lot. It needs a beginning sentence leading up to the topic, then the beef stating facts, and then an end sentence again with a </w:t>
      </w:r>
      <w:proofErr w:type="gramStart"/>
      <w:r>
        <w:t>more bigger</w:t>
      </w:r>
      <w:proofErr w:type="gramEnd"/>
      <w:r>
        <w:t xml:space="preserve"> picture. </w:t>
      </w:r>
    </w:p>
  </w:comment>
  <w:comment w:id="73" w:author="Lydia Luncz" w:date="2025-11-13T22:27:00Z" w:initials="LL">
    <w:p w14:paraId="3B4AD26D" w14:textId="2ED79283" w:rsidR="008A7FB4" w:rsidRDefault="008A7FB4">
      <w:pPr>
        <w:pStyle w:val="CommentText"/>
      </w:pPr>
      <w:r>
        <w:rPr>
          <w:rStyle w:val="CommentReference"/>
        </w:rPr>
        <w:annotationRef/>
      </w:r>
      <w:r>
        <w:t xml:space="preserve">All species name </w:t>
      </w:r>
      <w:proofErr w:type="gramStart"/>
      <w:r>
        <w:t>are</w:t>
      </w:r>
      <w:proofErr w:type="gramEnd"/>
      <w:r>
        <w:t xml:space="preserve"> always in italic</w:t>
      </w:r>
    </w:p>
  </w:comment>
  <w:comment w:id="87" w:author="Lydia Luncz" w:date="2025-11-13T22:30:00Z" w:initials="LL">
    <w:p w14:paraId="4CC6AB11" w14:textId="3D6AE88B" w:rsidR="008A7FB4" w:rsidRDefault="008A7FB4">
      <w:pPr>
        <w:pStyle w:val="CommentText"/>
      </w:pPr>
      <w:r>
        <w:rPr>
          <w:rStyle w:val="CommentReference"/>
        </w:rPr>
        <w:annotationRef/>
      </w:r>
      <w:r>
        <w:t xml:space="preserve">They don´t process animal tissue, the just crack open a shell. They don´t modify the tissue using tools. Big difference. </w:t>
      </w:r>
    </w:p>
  </w:comment>
  <w:comment w:id="88" w:author="Lydia Luncz" w:date="2025-11-13T22:31:00Z" w:initials="LL">
    <w:p w14:paraId="2F681062" w14:textId="2A076FC9" w:rsidR="008A7FB4" w:rsidRDefault="008A7FB4">
      <w:pPr>
        <w:pStyle w:val="CommentText"/>
      </w:pPr>
      <w:r>
        <w:rPr>
          <w:rStyle w:val="CommentReference"/>
        </w:rPr>
        <w:annotationRef/>
      </w:r>
      <w:r>
        <w:t xml:space="preserve">Please don´t make direct comparisons between macaques and hominins. We can compare mechanisms and driving factors or evolutionary roots, not the animals. </w:t>
      </w:r>
    </w:p>
  </w:comment>
  <w:comment w:id="72" w:author="Lydia Luncz" w:date="2025-11-13T22:29:00Z" w:initials="LL">
    <w:p w14:paraId="110E6C70" w14:textId="40BD668F" w:rsidR="008A7FB4" w:rsidRDefault="008A7FB4">
      <w:pPr>
        <w:pStyle w:val="CommentText"/>
      </w:pPr>
      <w:r>
        <w:rPr>
          <w:rStyle w:val="CommentReference"/>
        </w:rPr>
        <w:annotationRef/>
      </w:r>
      <w:r>
        <w:t xml:space="preserve">One thought One sentence. Take up space and stay with one piece of </w:t>
      </w:r>
      <w:proofErr w:type="spellStart"/>
      <w:r>
        <w:t>informatin</w:t>
      </w:r>
      <w:proofErr w:type="spellEnd"/>
      <w:r>
        <w:t xml:space="preserve"> per sentence. </w:t>
      </w:r>
    </w:p>
  </w:comment>
  <w:comment w:id="126" w:author="Lydia Luncz" w:date="2025-11-13T22:41:00Z" w:initials="LL">
    <w:p w14:paraId="50F723D4" w14:textId="176F54CD" w:rsidR="008A7FB4" w:rsidRDefault="008A7FB4">
      <w:pPr>
        <w:pStyle w:val="CommentText"/>
      </w:pPr>
      <w:r>
        <w:rPr>
          <w:rStyle w:val="CommentReference"/>
        </w:rPr>
        <w:annotationRef/>
      </w:r>
      <w:r>
        <w:t>That is repetitive</w:t>
      </w:r>
    </w:p>
  </w:comment>
  <w:comment w:id="128" w:author="Lydia Luncz" w:date="2025-11-13T22:42:00Z" w:initials="LL">
    <w:p w14:paraId="489F1ACE" w14:textId="578EBFE4" w:rsidR="008A7FB4" w:rsidRDefault="008A7FB4">
      <w:pPr>
        <w:pStyle w:val="CommentText"/>
      </w:pPr>
      <w:r>
        <w:rPr>
          <w:rStyle w:val="CommentReference"/>
        </w:rPr>
        <w:annotationRef/>
      </w:r>
      <w:r>
        <w:t>Based on what do you predict that?</w:t>
      </w:r>
    </w:p>
  </w:comment>
  <w:comment w:id="129" w:author="Lydia Luncz" w:date="2025-11-13T22:43:00Z" w:initials="LL">
    <w:p w14:paraId="54600D28" w14:textId="40E84018" w:rsidR="008A7FB4" w:rsidRDefault="008A7FB4">
      <w:pPr>
        <w:pStyle w:val="CommentText"/>
      </w:pPr>
      <w:r>
        <w:rPr>
          <w:rStyle w:val="CommentReference"/>
        </w:rPr>
        <w:annotationRef/>
      </w:r>
      <w:r>
        <w:t>All this needs to be stated before you start with “Here we test….</w:t>
      </w:r>
    </w:p>
  </w:comment>
  <w:comment w:id="130" w:author="Lydia Luncz" w:date="2025-11-13T22:43:00Z" w:initials="LL">
    <w:p w14:paraId="6666FF98" w14:textId="3273AEB0" w:rsidR="008A7FB4" w:rsidRDefault="008A7FB4">
      <w:pPr>
        <w:pStyle w:val="CommentText"/>
      </w:pPr>
      <w:r>
        <w:rPr>
          <w:rStyle w:val="CommentReference"/>
        </w:rPr>
        <w:annotationRef/>
      </w:r>
      <w:r>
        <w:t xml:space="preserve">This is also still part of </w:t>
      </w:r>
      <w:proofErr w:type="gramStart"/>
      <w:r>
        <w:t>you</w:t>
      </w:r>
      <w:proofErr w:type="gramEnd"/>
      <w:r>
        <w:t xml:space="preserve"> hypothesis that you </w:t>
      </w:r>
      <w:proofErr w:type="spellStart"/>
      <w:r>
        <w:t>metion</w:t>
      </w:r>
      <w:proofErr w:type="spellEnd"/>
      <w:r>
        <w:t xml:space="preserve"> above. You can only talk about this once and don´t jump around. Merge with the hypothesis above. </w:t>
      </w:r>
    </w:p>
  </w:comment>
  <w:comment w:id="137" w:author="Lydia Luncz" w:date="2025-11-13T22:47:00Z" w:initials="LL">
    <w:p w14:paraId="7B8BEDC4" w14:textId="359CD450" w:rsidR="008A7FB4" w:rsidRDefault="008A7FB4">
      <w:pPr>
        <w:pStyle w:val="CommentText"/>
      </w:pPr>
      <w:r>
        <w:rPr>
          <w:rStyle w:val="CommentReference"/>
        </w:rPr>
        <w:annotationRef/>
      </w:r>
      <w:r>
        <w:t xml:space="preserve">You need to start with the facts and then you can say this is called the </w:t>
      </w:r>
      <w:proofErr w:type="spellStart"/>
      <w:r>
        <w:t>xyz</w:t>
      </w:r>
      <w:proofErr w:type="spellEnd"/>
      <w:r>
        <w:t xml:space="preserve"> hypothesis</w:t>
      </w:r>
    </w:p>
  </w:comment>
  <w:comment w:id="139" w:author="Lydia Luncz" w:date="2025-11-13T22:49:00Z" w:initials="LL">
    <w:p w14:paraId="2B22A950" w14:textId="54D1B73A" w:rsidR="008A7FB4" w:rsidRDefault="008A7FB4">
      <w:pPr>
        <w:pStyle w:val="CommentText"/>
      </w:pPr>
      <w:r>
        <w:rPr>
          <w:rStyle w:val="CommentReference"/>
        </w:rPr>
        <w:annotationRef/>
      </w:r>
      <w:r>
        <w:t xml:space="preserve">I would start this argument with this part. </w:t>
      </w:r>
    </w:p>
  </w:comment>
  <w:comment w:id="140" w:author="Lydia Luncz" w:date="2025-11-13T22:51:00Z" w:initials="LL">
    <w:p w14:paraId="6625B8B2" w14:textId="459AA0DA" w:rsidR="008A7FB4" w:rsidRDefault="008A7FB4">
      <w:pPr>
        <w:pStyle w:val="CommentText"/>
      </w:pPr>
      <w:r>
        <w:rPr>
          <w:rStyle w:val="CommentReference"/>
        </w:rPr>
        <w:annotationRef/>
      </w:r>
      <w:r>
        <w:t xml:space="preserve">You need to </w:t>
      </w:r>
      <w:proofErr w:type="spellStart"/>
      <w:r>
        <w:t>realte</w:t>
      </w:r>
      <w:proofErr w:type="spellEnd"/>
      <w:r>
        <w:t xml:space="preserve"> that to something, why would that be important, what does that mean for the social structure of tool users…. And so 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5880D6" w15:done="0"/>
  <w15:commentEx w15:paraId="088F9137" w15:done="0"/>
  <w15:commentEx w15:paraId="2373B9E1" w15:done="0"/>
  <w15:commentEx w15:paraId="363D1E7B" w15:done="0"/>
  <w15:commentEx w15:paraId="1303AAF1" w15:done="0"/>
  <w15:commentEx w15:paraId="679A4063" w15:done="0"/>
  <w15:commentEx w15:paraId="23A50CBA" w15:done="0"/>
  <w15:commentEx w15:paraId="0DE61197" w15:done="0"/>
  <w15:commentEx w15:paraId="4E3D9569" w15:done="0"/>
  <w15:commentEx w15:paraId="049FC146" w15:done="0"/>
  <w15:commentEx w15:paraId="6626D371" w15:done="0"/>
  <w15:commentEx w15:paraId="02D0DE05" w15:done="0"/>
  <w15:commentEx w15:paraId="7FC5B056" w15:done="0"/>
  <w15:commentEx w15:paraId="4CC4C09D" w15:done="0"/>
  <w15:commentEx w15:paraId="7EBF92CC" w15:done="0"/>
  <w15:commentEx w15:paraId="5A4D6A51" w15:done="0"/>
  <w15:commentEx w15:paraId="0455DDA0" w15:done="0"/>
  <w15:commentEx w15:paraId="51C599C9" w15:done="0"/>
  <w15:commentEx w15:paraId="606F60E0" w15:done="0"/>
  <w15:commentEx w15:paraId="77F1C783" w15:done="0"/>
  <w15:commentEx w15:paraId="2C071FDF" w15:done="0"/>
  <w15:commentEx w15:paraId="53F906FB" w15:done="0"/>
  <w15:commentEx w15:paraId="5376CD28" w15:done="0"/>
  <w15:commentEx w15:paraId="4E76146D" w15:done="0"/>
  <w15:commentEx w15:paraId="0525C1B5" w15:done="0"/>
  <w15:commentEx w15:paraId="6FD1AE81" w15:done="0"/>
  <w15:commentEx w15:paraId="404371FE" w15:done="0"/>
  <w15:commentEx w15:paraId="3B4AD26D" w15:done="0"/>
  <w15:commentEx w15:paraId="4CC6AB11" w15:done="0"/>
  <w15:commentEx w15:paraId="2F681062" w15:done="0"/>
  <w15:commentEx w15:paraId="110E6C70" w15:done="0"/>
  <w15:commentEx w15:paraId="50F723D4" w15:done="0"/>
  <w15:commentEx w15:paraId="489F1ACE" w15:done="0"/>
  <w15:commentEx w15:paraId="54600D28" w15:done="0"/>
  <w15:commentEx w15:paraId="6666FF98" w15:done="0"/>
  <w15:commentEx w15:paraId="7B8BEDC4" w15:done="0"/>
  <w15:commentEx w15:paraId="2B22A950" w15:done="0"/>
  <w15:commentEx w15:paraId="6625B8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5880D6" w16cid:durableId="2CC0DFF1"/>
  <w16cid:commentId w16cid:paraId="088F9137" w16cid:durableId="2CC0D28C"/>
  <w16cid:commentId w16cid:paraId="2373B9E1" w16cid:durableId="2CC0E595"/>
  <w16cid:commentId w16cid:paraId="363D1E7B" w16cid:durableId="2CC0D329"/>
  <w16cid:commentId w16cid:paraId="1303AAF1" w16cid:durableId="2CC0E5FF"/>
  <w16cid:commentId w16cid:paraId="679A4063" w16cid:durableId="2CC0E0C3"/>
  <w16cid:commentId w16cid:paraId="23A50CBA" w16cid:durableId="2CC0E0C2"/>
  <w16cid:commentId w16cid:paraId="0DE61197" w16cid:durableId="2CC0E0C1"/>
  <w16cid:commentId w16cid:paraId="4E3D9569" w16cid:durableId="2CC0E0C0"/>
  <w16cid:commentId w16cid:paraId="049FC146" w16cid:durableId="2CC0D399"/>
  <w16cid:commentId w16cid:paraId="6626D371" w16cid:durableId="2CC0D3D0"/>
  <w16cid:commentId w16cid:paraId="02D0DE05" w16cid:durableId="2CC0D3EE"/>
  <w16cid:commentId w16cid:paraId="7FC5B056" w16cid:durableId="2CC0D478"/>
  <w16cid:commentId w16cid:paraId="4CC4C09D" w16cid:durableId="2CC0D4B6"/>
  <w16cid:commentId w16cid:paraId="7EBF92CC" w16cid:durableId="2CC0D4C7"/>
  <w16cid:commentId w16cid:paraId="5A4D6A51" w16cid:durableId="2CC0D542"/>
  <w16cid:commentId w16cid:paraId="0455DDA0" w16cid:durableId="2CC0D58D"/>
  <w16cid:commentId w16cid:paraId="51C599C9" w16cid:durableId="2CC0D5A5"/>
  <w16cid:commentId w16cid:paraId="606F60E0" w16cid:durableId="2CC0D5E5"/>
  <w16cid:commentId w16cid:paraId="77F1C783" w16cid:durableId="2CC0D632"/>
  <w16cid:commentId w16cid:paraId="2C071FDF" w16cid:durableId="2CC0E755"/>
  <w16cid:commentId w16cid:paraId="53F906FB" w16cid:durableId="2CC0D72D"/>
  <w16cid:commentId w16cid:paraId="5376CD28" w16cid:durableId="2CC0D88F"/>
  <w16cid:commentId w16cid:paraId="4E76146D" w16cid:durableId="2CC0D8C9"/>
  <w16cid:commentId w16cid:paraId="0525C1B5" w16cid:durableId="2CC0D8D8"/>
  <w16cid:commentId w16cid:paraId="6FD1AE81" w16cid:durableId="2CC0D920"/>
  <w16cid:commentId w16cid:paraId="404371FE" w16cid:durableId="2CC0D968"/>
  <w16cid:commentId w16cid:paraId="3B4AD26D" w16cid:durableId="2CC0D9E4"/>
  <w16cid:commentId w16cid:paraId="4CC6AB11" w16cid:durableId="2CC0DA72"/>
  <w16cid:commentId w16cid:paraId="2F681062" w16cid:durableId="2CC0DAC3"/>
  <w16cid:commentId w16cid:paraId="110E6C70" w16cid:durableId="2CC0DA3F"/>
  <w16cid:commentId w16cid:paraId="50F723D4" w16cid:durableId="2CC0DD1B"/>
  <w16cid:commentId w16cid:paraId="489F1ACE" w16cid:durableId="2CC0DD3C"/>
  <w16cid:commentId w16cid:paraId="54600D28" w16cid:durableId="2CC0DD7C"/>
  <w16cid:commentId w16cid:paraId="6666FF98" w16cid:durableId="2CC0DD9E"/>
  <w16cid:commentId w16cid:paraId="7B8BEDC4" w16cid:durableId="2CC0DE8C"/>
  <w16cid:commentId w16cid:paraId="2B22A950" w16cid:durableId="2CC0DEE9"/>
  <w16cid:commentId w16cid:paraId="6625B8B2" w16cid:durableId="2CC0DF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61A09AB5-6F88-4B81-B609-E04023F9EC66}"/>
  </w:font>
  <w:font w:name="Calibri">
    <w:panose1 w:val="020F0502020204030204"/>
    <w:charset w:val="00"/>
    <w:family w:val="swiss"/>
    <w:pitch w:val="variable"/>
    <w:sig w:usb0="E4002EFF" w:usb1="C200247B" w:usb2="00000009" w:usb3="00000000" w:csb0="000001FF" w:csb1="00000000"/>
    <w:embedRegular r:id="rId2" w:fontKey="{1B32558C-A289-45B8-8A44-865F70F5999D}"/>
    <w:embedBold r:id="rId3" w:fontKey="{65668A87-83DD-40EF-B429-1DEB95FDE36A}"/>
    <w:embedItalic r:id="rId4" w:fontKey="{448FC15D-8C16-4087-A632-CADAD4A09D02}"/>
  </w:font>
  <w:font w:name="Cambria">
    <w:panose1 w:val="02040503050406030204"/>
    <w:charset w:val="00"/>
    <w:family w:val="roman"/>
    <w:pitch w:val="variable"/>
    <w:sig w:usb0="E00006FF" w:usb1="420024FF" w:usb2="02000000" w:usb3="00000000" w:csb0="0000019F" w:csb1="00000000"/>
    <w:embedRegular r:id="rId5" w:fontKey="{DEBDA989-C1C5-40F0-8BDF-3AE0972FC7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643A3"/>
    <w:multiLevelType w:val="multilevel"/>
    <w:tmpl w:val="E7869E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E2F55E9"/>
    <w:multiLevelType w:val="hybridMultilevel"/>
    <w:tmpl w:val="20000C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ydia Luncz">
    <w15:presenceInfo w15:providerId="AD" w15:userId="S-1-5-21-1042031166-387543594-2118856591-67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756"/>
    <w:rsid w:val="00036A96"/>
    <w:rsid w:val="00080756"/>
    <w:rsid w:val="001861A4"/>
    <w:rsid w:val="00195CBF"/>
    <w:rsid w:val="003359E4"/>
    <w:rsid w:val="00345540"/>
    <w:rsid w:val="003555FA"/>
    <w:rsid w:val="00392BF0"/>
    <w:rsid w:val="005728DA"/>
    <w:rsid w:val="00576683"/>
    <w:rsid w:val="006436FA"/>
    <w:rsid w:val="006D5B6F"/>
    <w:rsid w:val="007F5E13"/>
    <w:rsid w:val="00843C46"/>
    <w:rsid w:val="008A7FB4"/>
    <w:rsid w:val="008B08F2"/>
    <w:rsid w:val="008C22DF"/>
    <w:rsid w:val="00932E47"/>
    <w:rsid w:val="009562FC"/>
    <w:rsid w:val="009C4F5B"/>
    <w:rsid w:val="00A96381"/>
    <w:rsid w:val="00AE4048"/>
    <w:rsid w:val="00B17FE3"/>
    <w:rsid w:val="00B607B2"/>
    <w:rsid w:val="00B65AFB"/>
    <w:rsid w:val="00C10330"/>
    <w:rsid w:val="00C11379"/>
    <w:rsid w:val="00D34C93"/>
    <w:rsid w:val="00FA17A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D16B"/>
  <w15:docId w15:val="{F739AF32-41C5-4B17-AF58-911D24680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DE"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B65AFB"/>
  </w:style>
  <w:style w:type="character" w:styleId="CommentReference">
    <w:name w:val="annotation reference"/>
    <w:basedOn w:val="DefaultParagraphFont"/>
    <w:uiPriority w:val="99"/>
    <w:semiHidden/>
    <w:unhideWhenUsed/>
    <w:rsid w:val="00843C46"/>
    <w:rPr>
      <w:sz w:val="16"/>
      <w:szCs w:val="16"/>
    </w:rPr>
  </w:style>
  <w:style w:type="paragraph" w:styleId="CommentText">
    <w:name w:val="annotation text"/>
    <w:basedOn w:val="Normal"/>
    <w:link w:val="CommentTextChar"/>
    <w:uiPriority w:val="99"/>
    <w:semiHidden/>
    <w:unhideWhenUsed/>
    <w:rsid w:val="00843C46"/>
    <w:pPr>
      <w:spacing w:line="240" w:lineRule="auto"/>
    </w:pPr>
    <w:rPr>
      <w:sz w:val="20"/>
      <w:szCs w:val="20"/>
    </w:rPr>
  </w:style>
  <w:style w:type="character" w:customStyle="1" w:styleId="CommentTextChar">
    <w:name w:val="Comment Text Char"/>
    <w:basedOn w:val="DefaultParagraphFont"/>
    <w:link w:val="CommentText"/>
    <w:uiPriority w:val="99"/>
    <w:semiHidden/>
    <w:rsid w:val="00843C46"/>
    <w:rPr>
      <w:sz w:val="20"/>
      <w:szCs w:val="20"/>
    </w:rPr>
  </w:style>
  <w:style w:type="paragraph" w:styleId="CommentSubject">
    <w:name w:val="annotation subject"/>
    <w:basedOn w:val="CommentText"/>
    <w:next w:val="CommentText"/>
    <w:link w:val="CommentSubjectChar"/>
    <w:uiPriority w:val="99"/>
    <w:semiHidden/>
    <w:unhideWhenUsed/>
    <w:rsid w:val="00843C46"/>
    <w:rPr>
      <w:b/>
      <w:bCs/>
    </w:rPr>
  </w:style>
  <w:style w:type="character" w:customStyle="1" w:styleId="CommentSubjectChar">
    <w:name w:val="Comment Subject Char"/>
    <w:basedOn w:val="CommentTextChar"/>
    <w:link w:val="CommentSubject"/>
    <w:uiPriority w:val="99"/>
    <w:semiHidden/>
    <w:rsid w:val="00843C46"/>
    <w:rPr>
      <w:b/>
      <w:bCs/>
      <w:sz w:val="20"/>
      <w:szCs w:val="20"/>
    </w:rPr>
  </w:style>
  <w:style w:type="paragraph" w:styleId="BalloonText">
    <w:name w:val="Balloon Text"/>
    <w:basedOn w:val="Normal"/>
    <w:link w:val="BalloonTextChar"/>
    <w:uiPriority w:val="99"/>
    <w:semiHidden/>
    <w:unhideWhenUsed/>
    <w:rsid w:val="00843C4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3C46"/>
    <w:rPr>
      <w:rFonts w:ascii="Segoe UI" w:hAnsi="Segoe UI" w:cs="Segoe UI"/>
      <w:sz w:val="18"/>
      <w:szCs w:val="18"/>
    </w:rPr>
  </w:style>
  <w:style w:type="paragraph" w:styleId="ListParagraph">
    <w:name w:val="List Paragraph"/>
    <w:basedOn w:val="Normal"/>
    <w:uiPriority w:val="34"/>
    <w:qFormat/>
    <w:rsid w:val="00A963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zotero.org/google-docs/?6RuHAv" TargetMode="External"/><Relationship Id="rId18" Type="http://schemas.openxmlformats.org/officeDocument/2006/relationships/hyperlink" Target="https://www.zotero.org/google-docs/?wZBXQS" TargetMode="External"/><Relationship Id="rId3" Type="http://schemas.openxmlformats.org/officeDocument/2006/relationships/styles" Target="styles.xml"/><Relationship Id="rId21" Type="http://schemas.openxmlformats.org/officeDocument/2006/relationships/hyperlink" Target="https://www.zotero.org/google-docs/?y6EZhe" TargetMode="External"/><Relationship Id="rId7" Type="http://schemas.microsoft.com/office/2011/relationships/commentsExtended" Target="commentsExtended.xml"/><Relationship Id="rId12" Type="http://schemas.openxmlformats.org/officeDocument/2006/relationships/hyperlink" Target="https://www.zotero.org/google-docs/?RvAGee" TargetMode="External"/><Relationship Id="rId17" Type="http://schemas.openxmlformats.org/officeDocument/2006/relationships/hyperlink" Target="https://www.zotero.org/google-docs/?TUjkXT" TargetMode="External"/><Relationship Id="rId2" Type="http://schemas.openxmlformats.org/officeDocument/2006/relationships/numbering" Target="numbering.xml"/><Relationship Id="rId16" Type="http://schemas.openxmlformats.org/officeDocument/2006/relationships/hyperlink" Target="https://www.zotero.org/google-docs/?FMcU2f" TargetMode="External"/><Relationship Id="rId20" Type="http://schemas.openxmlformats.org/officeDocument/2006/relationships/hyperlink" Target="https://www.zotero.org/google-docs/?TUjkXT"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www.zotero.org/google-docs/?mURls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zotero.org/google-docs/?43adsT" TargetMode="External"/><Relationship Id="rId23" Type="http://schemas.microsoft.com/office/2011/relationships/people" Target="people.xml"/><Relationship Id="rId10" Type="http://schemas.openxmlformats.org/officeDocument/2006/relationships/hyperlink" Target="https://www.zotero.org/google-docs/?4bQn1q" TargetMode="External"/><Relationship Id="rId19" Type="http://schemas.openxmlformats.org/officeDocument/2006/relationships/hyperlink" Target="https://www.zotero.org/google-docs/?TUjkXT" TargetMode="External"/><Relationship Id="rId4" Type="http://schemas.openxmlformats.org/officeDocument/2006/relationships/settings" Target="settings.xml"/><Relationship Id="rId9" Type="http://schemas.openxmlformats.org/officeDocument/2006/relationships/hyperlink" Target="https://www.zotero.org/google-docs/?xAHLie" TargetMode="External"/><Relationship Id="rId14" Type="http://schemas.openxmlformats.org/officeDocument/2006/relationships/hyperlink" Target="https://www.zotero.org/google-docs/?oxuW0B"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1EE65-C355-4020-86E1-31B378AF3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1964</Words>
  <Characters>11196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Lydia Luncz</dc:creator>
  <cp:lastModifiedBy>Lydia Luncz</cp:lastModifiedBy>
  <cp:revision>20</cp:revision>
  <dcterms:created xsi:type="dcterms:W3CDTF">2025-11-13T21:04:00Z</dcterms:created>
  <dcterms:modified xsi:type="dcterms:W3CDTF">2025-11-13T22:28:00Z</dcterms:modified>
</cp:coreProperties>
</file>